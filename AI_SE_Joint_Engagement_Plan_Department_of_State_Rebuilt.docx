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4.svg" ContentType="image/svg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800" w:after="280"/>
        <w:jc w:val="center"/>
      </w:pPr>
      <w:r>
        <w:rPr>
          <w:rFonts w:ascii="Arial" w:hAnsi="Arial"/>
          <w:b w:val="0"/>
          <w:i w:val="0"/>
          <w:color w:val="9E1B32"/>
          <w:sz w:val="20"/>
        </w:rPr>
        <w:t>ORACLE NORTH AMERICAN CLOUD ENGINEERING</w:t>
      </w:r>
    </w:p>
    <w:p>
      <w:pPr>
        <w:spacing w:after="100"/>
        <w:jc w:val="left"/>
      </w:pPr>
      <w:r>
        <w:rPr>
          <w:rFonts w:ascii="Times New Roman" w:hAnsi="Times New Roman"/>
          <w:b w:val="0"/>
          <w:i w:val="0"/>
          <w:color w:val="333333"/>
          <w:sz w:val="52"/>
        </w:rPr>
        <w:t>Joint Engagement Plan</w:t>
      </w:r>
    </w:p>
    <w:p>
      <w:pPr>
        <w:spacing w:after="280"/>
      </w:pPr>
      <w:r>
        <w:rPr>
          <w:rFonts w:ascii="Times New Roman" w:hAnsi="Times New Roman"/>
          <w:b w:val="0"/>
          <w:i w:val="0"/>
          <w:color w:val="333333"/>
          <w:sz w:val="42"/>
        </w:rPr>
        <w:t>For</w:t>
        <w:br/>
        <w:t>The U.S. Department of State</w:t>
      </w:r>
    </w:p>
    <w:p>
      <w:pPr>
        <w:spacing w:after="440"/>
        <w:pBdr>
          <w:bottom w:val="single" w:sz="14" w:space="1" w:color="D59B2A"/>
        </w:pBdr>
      </w:pPr>
      <w:r>
        <w:rPr>
          <w:sz w:val="4"/>
        </w:rPr>
        <w:t xml:space="preserve"> 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4"/>
        </w:rPr>
        <w:t>AI Pilot for PeopleSoft Time &amp; Labor</w:t>
      </w:r>
    </w:p>
    <w:p>
      <w:r>
        <w:rPr>
          <w:rFonts w:ascii="Arial" w:hAnsi="Arial"/>
          <w:b w:val="0"/>
          <w:i w:val="0"/>
          <w:color w:val="666666"/>
          <w:sz w:val="18"/>
        </w:rPr>
        <w:t>Document date: INSERT DATE</w:t>
        <w:br/>
        <w:t>Version 1.0</w:t>
      </w:r>
    </w:p>
    <w:p>
      <w:r>
        <w:br w:type="page"/>
      </w:r>
    </w:p>
    <w:p>
      <w:pPr>
        <w:keepNext/>
        <w:spacing w:before="260" w:after="100"/>
      </w:pPr>
      <w:r>
        <w:rPr>
          <w:rFonts w:ascii="Arial" w:hAnsi="Arial"/>
          <w:b/>
          <w:i w:val="0"/>
          <w:color w:val="9E1B32"/>
          <w:sz w:val="30"/>
        </w:rPr>
        <w:t>1. OVERVIEW</w:t>
      </w:r>
    </w:p>
    <w:p>
      <w:pPr>
        <w:keepLines/>
        <w:spacing w:before="0" w:after="100" w:line="254" w:lineRule="auto"/>
        <w:ind w:left="0" w:firstLine="0"/>
      </w:pPr>
      <w:r>
        <w:rPr>
          <w:rFonts w:ascii="Arial" w:hAnsi="Arial"/>
          <w:b w:val="0"/>
          <w:i w:val="0"/>
          <w:sz w:val="20"/>
        </w:rPr>
        <w:t>The U.S. Department of State is engaging with Oracle to conduct a technical and functional pilot using Oracle AI capabilities to improve PeopleSoft Time &amp; Labor (T&amp;L) workflows.</w:t>
      </w:r>
    </w:p>
    <w:p>
      <w:pPr>
        <w:keepLines/>
        <w:spacing w:before="0" w:after="100" w:line="254" w:lineRule="auto"/>
        <w:ind w:left="0" w:firstLine="0"/>
      </w:pPr>
      <w:r>
        <w:rPr>
          <w:rFonts w:ascii="Arial" w:hAnsi="Arial"/>
          <w:b w:val="0"/>
          <w:i w:val="0"/>
          <w:sz w:val="20"/>
        </w:rPr>
        <w:t>The pilot will demonstrate a limited-scope AI Agent and user experience that enables employees, supervisors, and administrators to query, validate, and act on T&amp;L information through natural language. It is intended to show how Generative AI can modernize the Department of State PeopleSoft experience, improve compliance, and reduce administrative burden.</w:t>
      </w:r>
    </w:p>
    <w:p>
      <w:pPr>
        <w:keepLines/>
        <w:spacing w:before="0" w:after="100" w:line="254" w:lineRule="auto"/>
        <w:ind w:left="0" w:firstLine="0"/>
      </w:pPr>
      <w:r>
        <w:rPr>
          <w:rFonts w:ascii="Arial" w:hAnsi="Arial"/>
          <w:b w:val="0"/>
          <w:i w:val="0"/>
          <w:sz w:val="20"/>
        </w:rPr>
        <w:t>Evaluation will focus on ease of development, security compliance in a FedRAMP High environment, and measurable improvements to time entry and auditing work.</w:t>
      </w:r>
    </w:p>
    <w:p>
      <w:pPr>
        <w:keepNext/>
        <w:spacing w:before="160" w:after="100"/>
      </w:pPr>
      <w:r>
        <w:rPr>
          <w:rFonts w:ascii="Arial" w:hAnsi="Arial"/>
          <w:b/>
          <w:i w:val="0"/>
          <w:color w:val="779E65"/>
          <w:sz w:val="22"/>
        </w:rPr>
        <w:t>Pilot objectives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Validate secure AI and data-integration patterns for selected Department of State T&amp;L workflows.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Demonstrate an employee-facing policy assistant grounded in approved policy content.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Demonstrate supervisor/admin anomaly detection for prioritized timecard exceptions.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Establish a fact-based roadmap for production-scale adoption.</w:t>
      </w:r>
    </w:p>
    <w:p>
      <w:pPr>
        <w:keepNext/>
        <w:spacing w:before="260" w:after="100"/>
      </w:pPr>
      <w:r>
        <w:rPr>
          <w:rFonts w:ascii="Arial" w:hAnsi="Arial"/>
          <w:b/>
          <w:i w:val="0"/>
          <w:color w:val="9E1B32"/>
          <w:sz w:val="30"/>
        </w:rPr>
        <w:t>2. SCOPE AND APPROACH</w:t>
      </w:r>
    </w:p>
    <w:p>
      <w:pPr>
        <w:keepNext/>
        <w:spacing w:before="160" w:after="100"/>
      </w:pPr>
      <w:r>
        <w:rPr>
          <w:rFonts w:ascii="Arial" w:hAnsi="Arial"/>
          <w:b/>
          <w:i w:val="0"/>
          <w:color w:val="779E65"/>
          <w:sz w:val="22"/>
        </w:rPr>
        <w:t>Environment</w:t>
      </w:r>
    </w:p>
    <w:p>
      <w:pPr>
        <w:keepLines/>
        <w:spacing w:before="0" w:after="100" w:line="254" w:lineRule="auto"/>
        <w:ind w:left="0" w:firstLine="0"/>
      </w:pPr>
      <w:r>
        <w:rPr>
          <w:rFonts w:ascii="Arial" w:hAnsi="Arial"/>
          <w:b w:val="0"/>
          <w:i w:val="0"/>
          <w:sz w:val="20"/>
        </w:rPr>
        <w:t>The pilot will be implemented in a new secure tenancy within Oracle US Government Cloud (OCI Gov). The pilot dataset will consist of approved non-PII or anonymized PeopleSoft T&amp;L data and relevant policy content.</w:t>
      </w:r>
    </w:p>
    <w:p>
      <w:pPr>
        <w:keepNext/>
        <w:spacing w:before="160" w:after="100"/>
      </w:pPr>
      <w:r>
        <w:rPr>
          <w:rFonts w:ascii="Arial" w:hAnsi="Arial"/>
          <w:b/>
          <w:i w:val="0"/>
          <w:color w:val="779E65"/>
          <w:sz w:val="22"/>
        </w:rPr>
        <w:t>2.2. Core Activities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Workstream</w:t>
            </w:r>
          </w:p>
        </w:tc>
        <w:tc>
          <w:tcPr>
            <w:tcW w:type="dxa" w:w="5544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Pilot activity</w:t>
            </w:r>
          </w:p>
        </w:tc>
        <w:tc>
          <w:tcPr>
            <w:tcW w:type="dxa" w:w="2015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Primary output</w:t>
            </w:r>
          </w:p>
        </w:tc>
      </w:tr>
      <w:tr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Provisioning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Set up the OCI Gov tenancy, required network controls, and OCI Generative AI services.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Secure pilot environment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Data integration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Ingest approved PeopleSoft T&amp;L data and policy documents into an OCI Vector Database.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Connected data foundation</w:t>
            </w:r>
          </w:p>
        </w:tc>
      </w:tr>
      <w:tr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Model configuration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Configure LLM and Retrieval-Augmented Generation (RAG) patterns for Department of State T&amp;L terminology.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Grounded AI responses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Experience development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Deploy the Time &amp; Labor Co-Pilot experience and the supervisor/admin review workflow.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Working AI prototype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60" w:after="100"/>
      </w:pPr>
      <w:r>
        <w:rPr>
          <w:rFonts w:ascii="Arial" w:hAnsi="Arial"/>
          <w:b/>
          <w:i w:val="0"/>
          <w:color w:val="9E1B32"/>
          <w:sz w:val="30"/>
        </w:rPr>
        <w:t>3. PILOT USE CASES: TIME &amp; LABOR</w:t>
      </w:r>
    </w:p>
    <w:p>
      <w:pPr>
        <w:keepLines/>
        <w:spacing w:before="0" w:after="100" w:line="254" w:lineRule="auto"/>
        <w:ind w:left="0" w:firstLine="0"/>
      </w:pPr>
      <w:r>
        <w:rPr>
          <w:rFonts w:ascii="Arial" w:hAnsi="Arial"/>
          <w:b w:val="0"/>
          <w:i w:val="0"/>
          <w:sz w:val="20"/>
        </w:rPr>
        <w:t>The pilot will focus on two high-value workflows that test employee self-service, policy interpretation, supervisory review, and audit-oriented exception handling.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F9EFF1" w:val="clear"/>
            <w:tcBorders>
              <w:top w:val="single" w:sz="6" w:color="C89AA6"/>
              <w:left w:val="single" w:sz="6" w:color="C89AA6"/>
              <w:bottom w:val="single" w:sz="6" w:color="C89AA6"/>
              <w:right w:val="single" w:sz="6" w:color="C89AA6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i w:val="0"/>
                <w:color w:val="9E1B32"/>
                <w:sz w:val="20"/>
              </w:rPr>
              <w:t>USE CASE A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66666"/>
                <w:sz w:val="17"/>
              </w:rPr>
              <w:t>EMPLOYEE-FACING</w:t>
            </w:r>
          </w:p>
        </w:tc>
        <w:tc>
          <w:tcPr>
            <w:tcW w:type="dxa" w:w="7128"/>
            <w:shd w:fill="FFFFFF" w:val="clear"/>
            <w:tcBorders>
              <w:top w:val="single" w:sz="6" w:color="C89AA6"/>
              <w:left w:val="single" w:sz="6" w:color="C89AA6"/>
              <w:bottom w:val="single" w:sz="6" w:color="C89AA6"/>
              <w:right w:val="single" w:sz="6" w:color="C89AA6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color w:val="9E1B32"/>
                <w:sz w:val="17"/>
              </w:rPr>
              <w:t xml:space="preserve">Problem: </w:t>
            </w:r>
            <w:r>
              <w:rPr>
                <w:rFonts w:ascii="Arial" w:hAnsi="Arial"/>
                <w:b w:val="0"/>
                <w:i w:val="0"/>
                <w:sz w:val="17"/>
              </w:rPr>
              <w:t>Employees can struggle to apply complex leave codes or interpret overtime rules, resulting in errors and resubmissions.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color w:val="9E1B32"/>
                <w:sz w:val="17"/>
              </w:rPr>
              <w:t xml:space="preserve">AI solution: </w:t>
            </w:r>
            <w:r>
              <w:rPr>
                <w:rFonts w:ascii="Arial" w:hAnsi="Arial"/>
                <w:b w:val="0"/>
                <w:i w:val="0"/>
                <w:sz w:val="17"/>
              </w:rPr>
              <w:t>An embedded chat assistant answers natural-language questions using approved Department of State policy and relevant guidance.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color w:val="9E1B32"/>
                <w:sz w:val="17"/>
              </w:rPr>
              <w:t xml:space="preserve">Example interaction: </w:t>
            </w:r>
            <w:r>
              <w:rPr>
                <w:rFonts w:ascii="Arial" w:hAnsi="Arial"/>
                <w:b w:val="0"/>
                <w:i w:val="0"/>
                <w:sz w:val="17"/>
              </w:rPr>
              <w:t>User: “I worked two extra hours on Tuesday to finish an audit report. How should I code this?”</w:t>
              <w:br/>
              <w:t>AI Agent: “Based on your bargaining-unit status, this may qualify as Credit Hours. I can open the Credit Hour entry screen for you. Would you like to proceed?”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color w:val="9E1B32"/>
                <w:sz w:val="17"/>
              </w:rPr>
              <w:t xml:space="preserve">Value: </w:t>
            </w:r>
            <w:r>
              <w:rPr>
                <w:rFonts w:ascii="Arial" w:hAnsi="Arial"/>
                <w:b w:val="0"/>
                <w:i w:val="0"/>
                <w:sz w:val="17"/>
              </w:rPr>
              <w:t>Reduces Tier 1 support requests and coding errors at the source.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F9EFF1" w:val="clear"/>
            <w:tcBorders>
              <w:top w:val="single" w:sz="6" w:color="C89AA6"/>
              <w:left w:val="single" w:sz="6" w:color="C89AA6"/>
              <w:bottom w:val="single" w:sz="6" w:color="C89AA6"/>
              <w:right w:val="single" w:sz="6" w:color="C89AA6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i w:val="0"/>
                <w:color w:val="9E1B32"/>
                <w:sz w:val="20"/>
              </w:rPr>
              <w:t>USE CASE B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66666"/>
                <w:sz w:val="17"/>
              </w:rPr>
              <w:t>SUPERVISOR / ADMIN</w:t>
            </w:r>
          </w:p>
        </w:tc>
        <w:tc>
          <w:tcPr>
            <w:tcW w:type="dxa" w:w="7128"/>
            <w:shd w:fill="FFFFFF" w:val="clear"/>
            <w:tcBorders>
              <w:top w:val="single" w:sz="6" w:color="C89AA6"/>
              <w:left w:val="single" w:sz="6" w:color="C89AA6"/>
              <w:bottom w:val="single" w:sz="6" w:color="C89AA6"/>
              <w:right w:val="single" w:sz="6" w:color="C89AA6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color w:val="9E1B32"/>
                <w:sz w:val="17"/>
              </w:rPr>
              <w:t xml:space="preserve">Problem: </w:t>
            </w:r>
            <w:r>
              <w:rPr>
                <w:rFonts w:ascii="Arial" w:hAnsi="Arial"/>
                <w:b w:val="0"/>
                <w:i w:val="0"/>
                <w:sz w:val="17"/>
              </w:rPr>
              <w:t>Supervisors must manually review large volumes of timecards and may miss patterns of non-compliance, including overlapping leave and work hours.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color w:val="9E1B32"/>
                <w:sz w:val="17"/>
              </w:rPr>
              <w:t xml:space="preserve">AI solution: </w:t>
            </w:r>
            <w:r>
              <w:rPr>
                <w:rFonts w:ascii="Arial" w:hAnsi="Arial"/>
                <w:b w:val="0"/>
                <w:i w:val="0"/>
                <w:sz w:val="17"/>
              </w:rPr>
              <w:t>A predictive AI model scans finalized timecards against historical patterns and policy limits to flag high-risk exceptions for review.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color w:val="9E1B32"/>
                <w:sz w:val="17"/>
              </w:rPr>
              <w:t xml:space="preserve">Example interaction: </w:t>
            </w:r>
            <w:r>
              <w:rPr>
                <w:rFonts w:ascii="Arial" w:hAnsi="Arial"/>
                <w:b w:val="0"/>
                <w:i w:val="0"/>
                <w:sz w:val="17"/>
              </w:rPr>
              <w:t>User: “What timecards require priority review this week?”</w:t>
              <w:br/>
              <w:t>AI Agent: “Alert: Employee X has claimed Sick Leave on four consecutive Mondays following a holiday. This exceeds the deviation threshold. Recommended action: request documentation.”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color w:val="9E1B32"/>
                <w:sz w:val="17"/>
              </w:rPr>
              <w:t xml:space="preserve">Value: </w:t>
            </w:r>
            <w:r>
              <w:rPr>
                <w:rFonts w:ascii="Arial" w:hAnsi="Arial"/>
                <w:b w:val="0"/>
                <w:i w:val="0"/>
                <w:sz w:val="17"/>
              </w:rPr>
              <w:t>Increases audit accuracy and reduces manual review time.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60" w:after="100"/>
      </w:pPr>
      <w:r>
        <w:rPr>
          <w:rFonts w:ascii="Arial" w:hAnsi="Arial"/>
          <w:b/>
          <w:i w:val="0"/>
          <w:color w:val="9E1B32"/>
          <w:sz w:val="30"/>
        </w:rPr>
        <w:t>4. PROOF OF CONCEPT REQUIREMENTS</w:t>
      </w:r>
    </w:p>
    <w:p>
      <w:pPr>
        <w:keepNext/>
        <w:spacing w:before="160" w:after="100"/>
      </w:pPr>
      <w:r>
        <w:rPr>
          <w:rFonts w:ascii="Arial" w:hAnsi="Arial"/>
          <w:b/>
          <w:i w:val="0"/>
          <w:color w:val="779E65"/>
          <w:sz w:val="22"/>
        </w:rPr>
        <w:t>4.1. Oracle Pilot Team Responsibilities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Provide dedicated AI specialist(s) to guide the OCI environment architecture and configuration.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Assist with setup of OCI Generative AI Service and Vector Search capabilities.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Provide pre-built code accelerators for Retrieval-Augmented Generation (RAG) pipelines to speed development.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Conduct the final proof-of-value debriefing.</w:t>
      </w:r>
    </w:p>
    <w:p>
      <w:pPr>
        <w:keepNext/>
        <w:spacing w:before="160" w:after="100"/>
      </w:pPr>
      <w:r>
        <w:rPr>
          <w:rFonts w:ascii="Arial" w:hAnsi="Arial"/>
          <w:b/>
          <w:i w:val="0"/>
          <w:color w:val="779E65"/>
          <w:sz w:val="22"/>
        </w:rPr>
        <w:t>4.2. Department of State Team Responsibilities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Provide a cleansed, approved dataset of anonymized PeopleSoft time data and relevant policy PDFs, including policy manuals and union contracts.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Identify functional SMEs, including Time Administrators, to test the system and provide feedback.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Review and approve the pilot cloud-tenancy architecture and support the security-assessment process.</w:t>
      </w:r>
    </w:p>
    <w:p>
      <w:pPr>
        <w:keepNext/>
        <w:spacing w:before="160" w:after="100"/>
      </w:pPr>
      <w:r>
        <w:rPr>
          <w:rFonts w:ascii="Arial" w:hAnsi="Arial"/>
          <w:b/>
          <w:i w:val="0"/>
          <w:color w:val="779E65"/>
          <w:sz w:val="22"/>
        </w:rPr>
        <w:t>60-day pilot timeline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72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1080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Duration</w:t>
            </w:r>
          </w:p>
        </w:tc>
        <w:tc>
          <w:tcPr>
            <w:tcW w:type="dxa" w:w="4320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Key activities</w:t>
            </w:r>
          </w:p>
        </w:tc>
        <w:tc>
          <w:tcPr>
            <w:tcW w:type="dxa" w:w="2088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252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1. Discovery &amp; Define</w:t>
            </w:r>
          </w:p>
        </w:tc>
        <w:tc>
          <w:tcPr>
            <w:tcW w:type="dxa" w:w="252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Days 1–10</w:t>
            </w:r>
          </w:p>
        </w:tc>
        <w:tc>
          <w:tcPr>
            <w:tcW w:type="dxa" w:w="252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Kickoff, cloud tenancy activation, and use-case refinement workshop.</w:t>
            </w:r>
          </w:p>
        </w:tc>
        <w:tc>
          <w:tcPr>
            <w:tcW w:type="dxa" w:w="252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Signed pilot charter; architecture diagram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2. Develop &amp; Deploy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Days 11–40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Ingest policy data, connect sandbox data, configure models, and develop the user experience.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Working AI prototype; connected data pipeline</w:t>
            </w:r>
          </w:p>
        </w:tc>
      </w:tr>
      <w:tr>
        <w:tc>
          <w:tcPr>
            <w:tcW w:type="dxa" w:w="252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3. Test &amp; Improve</w:t>
            </w:r>
          </w:p>
        </w:tc>
        <w:tc>
          <w:tcPr>
            <w:tcW w:type="dxa" w:w="252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Days 41–60</w:t>
            </w:r>
          </w:p>
        </w:tc>
        <w:tc>
          <w:tcPr>
            <w:tcW w:type="dxa" w:w="252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UAT with SMEs, answer refinement, final readout, and ROI calculation.</w:t>
            </w:r>
          </w:p>
        </w:tc>
        <w:tc>
          <w:tcPr>
            <w:tcW w:type="dxa" w:w="252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Performance report; production roadmap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60" w:after="100"/>
      </w:pPr>
      <w:r>
        <w:rPr>
          <w:rFonts w:ascii="Arial" w:hAnsi="Arial"/>
          <w:b/>
          <w:i w:val="0"/>
          <w:color w:val="9E1B32"/>
          <w:sz w:val="30"/>
        </w:rPr>
        <w:t>5. PROPOSED ARCHITECTURE</w:t>
      </w:r>
    </w:p>
    <w:p>
      <w:pPr>
        <w:keepLines/>
        <w:spacing w:before="0" w:after="100" w:line="254" w:lineRule="auto"/>
        <w:ind w:left="0" w:firstLine="0"/>
      </w:pPr>
      <w:r>
        <w:rPr>
          <w:rFonts w:ascii="Arial" w:hAnsi="Arial"/>
          <w:b w:val="0"/>
          <w:i w:val="0"/>
          <w:sz w:val="20"/>
        </w:rPr>
        <w:t>The solution will use Oracle Cloud Infrastructure services designed for secure AI workloads. All components will be deployed within a Virtual Cloud Network (VCN) with strict Identity and Access Management (IAM) policies aligned to Department of State security standards.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3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-of-state-time-labor-architectur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6983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Role in pilot</w:t>
            </w:r>
          </w:p>
        </w:tc>
      </w:tr>
      <w:tr>
        <w:tc>
          <w:tcPr>
            <w:tcW w:type="dxa" w:w="504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OCI Compute</w:t>
            </w:r>
          </w:p>
        </w:tc>
        <w:tc>
          <w:tcPr>
            <w:tcW w:type="dxa" w:w="504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Hosts application logic and the Time &amp; Labor Co-Pilot user experience.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Autonomous Database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Stores approved structured PeopleSoft pilot data.</w:t>
            </w:r>
          </w:p>
        </w:tc>
      </w:tr>
      <w:tr>
        <w:tc>
          <w:tcPr>
            <w:tcW w:type="dxa" w:w="504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OCI Generative AI</w:t>
            </w:r>
          </w:p>
        </w:tc>
        <w:tc>
          <w:tcPr>
            <w:tcW w:type="dxa" w:w="504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Generates responses and summaries using selected large language models.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Vector Search / RAG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Grounds responses in approved policy documents and Department of State terminology.</w:t>
            </w:r>
          </w:p>
        </w:tc>
      </w:tr>
      <w:tr>
        <w:tc>
          <w:tcPr>
            <w:tcW w:type="dxa" w:w="504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VCN and IAM</w:t>
            </w:r>
          </w:p>
        </w:tc>
        <w:tc>
          <w:tcPr>
            <w:tcW w:type="dxa" w:w="504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Provides network segmentation, controlled access, encryption, and auditability.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60" w:after="100"/>
      </w:pPr>
      <w:r>
        <w:rPr>
          <w:rFonts w:ascii="Arial" w:hAnsi="Arial"/>
          <w:b/>
          <w:i w:val="0"/>
          <w:color w:val="9E1B32"/>
          <w:sz w:val="30"/>
        </w:rPr>
        <w:t>6. SUCCESS CRITERIA</w:t>
      </w:r>
    </w:p>
    <w:p>
      <w:pPr>
        <w:keepLines/>
        <w:spacing w:before="0" w:after="100" w:line="254" w:lineRule="auto"/>
        <w:ind w:left="0" w:firstLine="0"/>
      </w:pPr>
      <w:r>
        <w:rPr>
          <w:rFonts w:ascii="Arial" w:hAnsi="Arial"/>
          <w:b w:val="0"/>
          <w:i w:val="0"/>
          <w:sz w:val="20"/>
        </w:rPr>
        <w:t>The pilot will be considered successful when the following outcomes are demonstrated and jointly reviewed: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5544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Criteria</w:t>
            </w:r>
          </w:p>
        </w:tc>
        <w:tc>
          <w:tcPr>
            <w:tcW w:type="dxa" w:w="2376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Target metric</w:t>
            </w:r>
          </w:p>
        </w:tc>
      </w:tr>
      <w:tr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Accuracy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The AI Agent provides correct policy citations for T&amp;L questions.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&gt;90% accuracy in UAT feedback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Efficiency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Time required to audit a set of complex timecards is reduced.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&gt;50% reduction versus manual process</w:t>
            </w:r>
          </w:p>
        </w:tc>
      </w:tr>
      <w:tr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Usability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End-user satisfaction during pilot testing.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4/5 average rating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Deployment meets FedRAMP High requirements with data encryption.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100% security-control validation</w:t>
            </w:r>
          </w:p>
        </w:tc>
      </w:tr>
    </w:tbl>
    <w:p>
      <w:pPr>
        <w:spacing w:after="20"/>
      </w:pPr>
    </w:p>
    <w:p>
      <w:pPr>
        <w:keepNext/>
        <w:spacing w:before="160" w:after="100"/>
      </w:pPr>
      <w:r>
        <w:rPr>
          <w:rFonts w:ascii="Arial" w:hAnsi="Arial"/>
          <w:b/>
          <w:i w:val="0"/>
          <w:color w:val="779E65"/>
          <w:sz w:val="22"/>
        </w:rPr>
        <w:t>Pilot ground rules and assumptions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Only approved non-PII or anonymized pilot data will be used for the pilot.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Department of State SMEs will validate policy interpretation and use-case outcomes during UAT.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Changes to scope, data sources, security architecture, or production integrations require joint agreement.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The pilot validates proof of value; production deployment decisions, operating model, and integration scope will be handled separately.</w:t>
      </w:r>
    </w:p>
    <w:p>
      <w:r>
        <w:br w:type="page"/>
      </w:r>
    </w:p>
    <w:p>
      <w:pPr>
        <w:keepNext/>
        <w:spacing w:before="260" w:after="100"/>
      </w:pPr>
      <w:r>
        <w:rPr>
          <w:rFonts w:ascii="Arial" w:hAnsi="Arial"/>
          <w:b/>
          <w:i w:val="0"/>
          <w:color w:val="9E1B32"/>
          <w:sz w:val="30"/>
        </w:rPr>
        <w:t>7. ROLES, CONTACTS, AND NEXT STEPS</w:t>
      </w:r>
    </w:p>
    <w:p>
      <w:pPr>
        <w:keepNext/>
        <w:spacing w:before="160" w:after="100"/>
      </w:pPr>
      <w:r>
        <w:rPr>
          <w:rFonts w:ascii="Arial" w:hAnsi="Arial"/>
          <w:b/>
          <w:i w:val="0"/>
          <w:color w:val="779E65"/>
          <w:sz w:val="22"/>
        </w:rPr>
        <w:t>Key roles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Party</w:t>
            </w:r>
          </w:p>
        </w:tc>
        <w:tc>
          <w:tcPr>
            <w:tcW w:type="dxa" w:w="2592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4824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Contribution</w:t>
            </w:r>
          </w:p>
        </w:tc>
      </w:tr>
      <w:tr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Department of State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Program Manager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Own pilot priorities, stakeholder alignment, and decision-making.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Department of State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Functional Lead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Guide T&amp;L use cases, policy content, and UAT feedback.</w:t>
            </w:r>
          </w:p>
        </w:tc>
      </w:tr>
      <w:tr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Department of State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Security / ISSO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Review architecture and security-assessment approach.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Oracle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Account Lead / AI Engineering Lead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Coordinate the engagement and technical delivery.</w:t>
            </w:r>
          </w:p>
        </w:tc>
      </w:tr>
    </w:tbl>
    <w:p>
      <w:pPr>
        <w:spacing w:after="20"/>
      </w:pPr>
    </w:p>
    <w:p>
      <w:pPr>
        <w:keepNext/>
        <w:spacing w:before="160" w:after="100"/>
      </w:pPr>
      <w:r>
        <w:rPr>
          <w:rFonts w:ascii="Arial" w:hAnsi="Arial"/>
          <w:b/>
          <w:i w:val="0"/>
          <w:color w:val="779E65"/>
          <w:sz w:val="22"/>
        </w:rPr>
        <w:t>Contacts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Team</w:t>
            </w:r>
          </w:p>
        </w:tc>
        <w:tc>
          <w:tcPr>
            <w:tcW w:type="dxa" w:w="2088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Name</w:t>
            </w:r>
          </w:p>
        </w:tc>
        <w:tc>
          <w:tcPr>
            <w:tcW w:type="dxa" w:w="4896"/>
            <w:shd w:fill="779E65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Role / email</w:t>
            </w:r>
          </w:p>
        </w:tc>
      </w:tr>
      <w:tr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Department of State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[Name]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Program Manager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Department of State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[Name]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Functional Lead</w:t>
            </w:r>
          </w:p>
        </w:tc>
      </w:tr>
      <w:tr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Department of State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[Name]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Security / ISSO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Oracle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[Name]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Account Lead — [Email]</w:t>
            </w:r>
          </w:p>
        </w:tc>
      </w:tr>
      <w:tr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Oracle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[Name]</w:t>
            </w:r>
          </w:p>
        </w:tc>
        <w:tc>
          <w:tcPr>
            <w:tcW w:type="dxa" w:w="3360"/>
            <w:shd w:fill="EDF3E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Enterprise Cloud Architect — [Email]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Oracle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[Name]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AI Engineering Lead — [Email]</w:t>
            </w:r>
          </w:p>
        </w:tc>
      </w:tr>
    </w:tbl>
    <w:p>
      <w:pPr>
        <w:spacing w:after="20"/>
      </w:pPr>
    </w:p>
    <w:p>
      <w:pPr>
        <w:keepNext/>
        <w:spacing w:before="160" w:after="100"/>
      </w:pPr>
      <w:r>
        <w:rPr>
          <w:rFonts w:ascii="Arial" w:hAnsi="Arial"/>
          <w:b/>
          <w:i w:val="0"/>
          <w:color w:val="779E65"/>
          <w:sz w:val="22"/>
        </w:rPr>
        <w:t>Next steps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Confirm the two Time &amp; Labor use cases, pilot users, and success-measurement approach.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Identify approved sample data and policy sources for ingestion.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Confirm the OCI Gov tenancy, security review path, and pilot kickoff date.</w:t>
      </w:r>
    </w:p>
    <w:p>
      <w:pPr>
        <w:pStyle w:val="ListParagraph"/>
        <w:keepLines/>
        <w:spacing w:after="40" w:line="245" w:lineRule="auto"/>
      </w:pPr>
      <w:r>
        <w:rPr>
          <w:rFonts w:ascii="Arial" w:hAnsi="Arial"/>
          <w:b w:val="0"/>
          <w:i w:val="0"/>
          <w:sz w:val="20"/>
        </w:rPr>
        <w:t>Conduct the discovery workshop and finalize the pilot charter.</w:t>
      </w:r>
    </w:p>
    <w:sectPr w:rsidR="00C266C7" w:rsidRPr="00E255EC" w:rsidSect="00566A68">
      <w:headerReference w:type="default" r:id="rId31"/>
      <w:footerReference w:type="default" r:id="rId32"/>
      <w:pgSz w:w="12240" w:h="15840" w:code="1"/>
      <w:pgMar w:top="1555" w:right="1080" w:bottom="1080" w:left="1080" w:header="50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9B5643" w14:textId="77777777" w:rsidR="00E43F54" w:rsidRDefault="00E43F54" w:rsidP="006357CE">
      <w:r>
        <w:separator/>
      </w:r>
    </w:p>
  </w:endnote>
  <w:endnote w:type="continuationSeparator" w:id="0">
    <w:p w14:paraId="5ADCDC7B" w14:textId="77777777" w:rsidR="00E43F54" w:rsidRDefault="00E43F54" w:rsidP="00635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Oracle Sans Extra Bold">
    <w:panose1 w:val="020B0803020204020204"/>
    <w:charset w:val="00"/>
    <w:family w:val="swiss"/>
    <w:pitch w:val="variable"/>
    <w:sig w:usb0="A10006EF" w:usb1="400060FB" w:usb2="00000000" w:usb3="00000000" w:csb0="0000001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c="http://schemas.openxmlformats.org/markup-compatibility/2006" xmlns:ns2="http://schemas.microsoft.com/office/word/2010/wordml" xmlns:w="http://schemas.openxmlformats.org/wordprocessingml/2006/main" mc:Ignorable="w14 w15 w16se w16cid w16 w16cex w16sdtdh w16sdtfl w16du wp14">
  <w:p ns2:paraId="30CDDCAD" ns2:textId="55125967" w:rsidR="00696518" w:rsidRDefault="005E73D9">
    <w:pPr>
      <w:pStyle w:val="Footer"/>
    </w:pPr>
    <w:r>
      <w:rPr>
        <w:noProof/>
      </w:rPr>
    </w:r>
  </w:p>
</w:ftr>
</file>

<file path=word/footer2.xml><?xml version="1.0" encoding="utf-8"?>
<w:ftr xmlns:mc="http://schemas.openxmlformats.org/markup-compatibility/2006" xmlns:ns2="http://schemas.microsoft.com/office/word/2010/wordml" xmlns:w="http://schemas.openxmlformats.org/wordprocessingml/2006/main" mc:Ignorable="w14 w15 w16se w16cid w16 w16cex w16sdtdh w16sdtfl w16du wp14">
  <w:p ns2:paraId="29308CD0" ns2:textId="7F435473" w:rsidR="00696518" w:rsidRDefault="005E73D9">
    <w:pPr>
      <w:pStyle w:val="Footer"/>
    </w:pPr>
    <w:r>
      <w:rPr>
        <w:noProof/>
      </w:rPr>
    </w:r>
  </w:p>
</w:ftr>
</file>

<file path=word/footer3.xml><?xml version="1.0" encoding="utf-8"?>
<w:ftr xmlns:mc="http://schemas.openxmlformats.org/markup-compatibility/2006" xmlns:ns2="http://schemas.microsoft.com/office/word/2010/wordml" xmlns:w="http://schemas.openxmlformats.org/wordprocessingml/2006/main" mc:Ignorable="w14 w15 w16se w16cid w16 w16cex w16sdtdh w16sdtfl w16du wp14">
  <w:p ns2:paraId="6B84DF62" ns2:textId="0D121D78" w:rsidR="00696518" w:rsidRDefault="005E73D9">
    <w:pPr>
      <w:pStyle w:val="Footer"/>
    </w:pPr>
    <w:r>
      <w:rPr>
        <w:noProof/>
      </w:rPr>
    </w:r>
  </w:p>
</w:ftr>
</file>

<file path=word/footer4.xml><?xml version="1.0" encoding="utf-8"?>
<w:ftr xmlns:mc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23/wordml/word16du" xmlns:w="http://schemas.openxmlformats.org/wordprocessingml/2006/main" mc:Ignorable="w14 w15 w16se w16cid w16 w16cex w16sdtdh w16sdtfl w16du wp14">
  <w:tbl>
    <w:tblPr>
      <w:tblStyle w:val="FooterTable"/>
      <w:tblW w:w="5280" w:type="pct"/>
      <w:tblLook w:val="0680" w:firstRow="0" w:lastRow="0" w:firstColumn="1" w:lastColumn="0" w:noHBand="1" w:noVBand="1"/>
    </w:tblPr>
    <w:tblGrid>
      <w:gridCol w:w="195"/>
      <w:gridCol w:w="5225"/>
      <w:gridCol w:w="5224"/>
    </w:tblGrid>
    <w:tr w:rsidR="003C59C0" ns2:paraId="1363752F" ns2:textId="77777777" w:rsidTr="00E16EEE">
      <w:trPr>
        <w:trHeight w:val="18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91" w:type="pct"/>
        </w:tcPr>
        <w:p ns2:paraId="71CF1F04" ns2:textId="15641A41" w:rsidR="003C59C0" w:rsidRDefault="005E73D9" w:rsidP="009B5D26">
          <w:r>
            <w:rPr>
              <w:noProof/>
            </w:rPr>
          </w:r>
        </w:p>
      </w:tc>
      <w:tc>
        <w:tcPr>
          <w:tcW w:w="2454" w:type="pct"/>
        </w:tcPr>
        <w:p ns2:paraId="31E5C4E8" ns2:textId="77777777" w:rsidR="003C59C0" w:rsidRDefault="003C59C0" w:rsidP="009B5D26">
          <w:pPr>
            <w:pStyle w:val="Foo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</w:p>
      </w:tc>
      <w:tc>
        <w:tcPr>
          <w:tcW w:w="2454" w:type="pct"/>
        </w:tcPr>
        <w:p ns2:paraId="56BFB3D9" ns2:textId="77777777" w:rsidR="003C59C0" w:rsidRDefault="003C59C0" w:rsidP="00143F48">
          <w:pPr>
            <w:pStyle w:val="Footer"/>
            <w:jc w:val="right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noProof/>
              <w:color w:val="auto"/>
              <w:sz w:val="20"/>
              <w:szCs w:val="20"/>
            </w:rPr>
          </w:pPr>
        </w:p>
      </w:tc>
    </w:tr>
    <w:tr w:rsidR="003C59C0" ns2:paraId="51884928" ns2:textId="77777777" w:rsidTr="00143F48">
      <w:trPr>
        <w:trHeight w:val="18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91" w:type="pct"/>
          <w:hideMark/>
        </w:tcPr>
        <w:p ns2:paraId="7D4006EB" ns2:textId="77777777" w:rsidR="003C59C0" w:rsidRDefault="003C59C0" w:rsidP="009B5D26">
          <w:r>
            <w:fldChar w:fldCharType="begin"/>
          </w:r>
          <w:r>
            <w:rPr>
              <w:b w:val="0"/>
            </w:rPr>
            <w:instrText xml:space="preserve"> PAGE   \* MERGEFORMAT </w:instrText>
          </w:r>
          <w:r>
            <w:fldChar w:fldCharType="separate"/>
          </w:r>
          <w:r>
            <w:rPr>
              <w:b w:val="0"/>
            </w:rPr>
            <w:t>1</w:t>
          </w:r>
          <w:r>
            <w:fldChar w:fldCharType="end"/>
          </w:r>
        </w:p>
      </w:tc>
      <w:tc>
        <w:tcPr>
          <w:tcW w:w="2454" w:type="pct"/>
          <w:hideMark/>
        </w:tcPr>
        <w:p ns2:paraId="1C565731" ns2:textId="1E096C10" w:rsidR="003C59C0" w:rsidRDefault="003C59C0" w:rsidP="009B5D26">
          <w:pPr>
            <w:pStyle w:val="Foo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  <w:r>
            <w:t xml:space="preserve">Joint Engagement Plan | Department of State AI Pilot | Version 1.0</w:t>
          </w:r>
          <w:r w:rsidR="0091292D">
            <w:t/>
          </w:r>
          <w:r w:rsidR="00D20492">
            <w:t xml:space="preserve"/>
          </w:r>
          <w:r>
            <w:t xml:space="preserve"/>
          </w:r>
          <w:r w:rsidR="00D20492">
            <w:t/>
          </w:r>
        </w:p>
      </w:tc>
      <w:tc>
        <w:tcPr>
          <w:tcW w:w="2454" w:type="pct"/>
          <w:vMerge w:val="restart"/>
        </w:tcPr>
        <w:p ns2:paraId="375BA2FB" ns2:textId="77777777" w:rsidR="003C59C0" w:rsidRDefault="003C59C0" w:rsidP="00143F48">
          <w:pPr>
            <w:pStyle w:val="Footer"/>
            <w:jc w:val="right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  <w:color w:val="auto"/>
              <w:sz w:val="20"/>
              <w:szCs w:val="20"/>
            </w:rPr>
            <w:drawing>
              <ns3:inline distT="0" distB="0" distL="0" distR="0" ns4:anchorId="64C88EC2" ns4:editId="7D199771">
                <ns3:extent cx="312516" cy="312516"/>
                <ns3:effectExtent l="0" t="0" r="5080" b="5080"/>
                <ns3:docPr id="21" name="Picture 21"/>
                <ns3:cNvGraphicFramePr>
                  <ns5:graphicFrameLocks noChangeAspect="1"/>
                </ns3:cNvGraphicFramePr>
                <ns5:graphic>
                  <ns5:graphicData uri="http://schemas.openxmlformats.org/drawingml/2006/picture">
                    <ns6:pic>
                      <ns6:nvPicPr>
                        <ns6:cNvPr id="0" name="Picture 17"/>
                        <ns6:cNvPicPr>
                          <ns5:picLocks noChangeAspect="1" noChangeArrowheads="1"/>
                        </ns6:cNvPicPr>
                      </ns6:nvPicPr>
                      <ns6:blipFill>
                        <ns5:blip ns7:embed="rId1">
                          <ns5:extLst>
                            <ns5:ext uri="{28A0092B-C50C-407E-A947-70E740481C1C}">
                              <ns8:useLocalDpi val="0"/>
                            </ns5:ext>
                          </ns5:extLst>
                        </ns5:blip>
                        <ns5:srcRect/>
                        <ns5:stretch>
                          <ns5:fillRect/>
                        </ns5:stretch>
                      </ns6:blipFill>
                      <ns6:spPr bwMode="auto">
                        <ns5:xfrm>
                          <ns5:off x="0" y="0"/>
                          <ns5:ext cx="329094" cy="329094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</ns6:pic>
                  </ns5:graphicData>
                </ns5:graphic>
              </ns3:inline>
            </w:drawing>
          </w:r>
        </w:p>
      </w:tc>
    </w:tr>
    <w:tr w:rsidR="003C59C0" ns2:paraId="04FF88DB" ns2:textId="77777777" w:rsidTr="00143F48">
      <w:trPr>
        <w:trHeight w:val="40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91" w:type="pct"/>
        </w:tcPr>
        <w:p ns2:paraId="746B526E" ns2:textId="77777777" w:rsidR="003C59C0" w:rsidRDefault="003C59C0" w:rsidP="009B5D26"/>
      </w:tc>
      <w:tc>
        <w:tcPr>
          <w:tcW w:w="2454" w:type="pct"/>
          <w:hideMark/>
        </w:tcPr>
        <w:p ns2:paraId="54462A10" ns2:textId="55C7D643" w:rsidR="003C59C0" w:rsidRPr="000567D7" w:rsidRDefault="003C59C0" w:rsidP="009B5D26">
          <w:pPr>
            <w:pStyle w:val="Foo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  <w:r w:rsidRPr="000567D7">
            <w:t xml:space="preserve">Copyright © </w:t>
          </w:r>
          <w:r w:rsidRPr="000567D7">
            <w:fldChar w:fldCharType="begin"/>
          </w:r>
          <w:r w:rsidRPr="000567D7">
            <w:instrText xml:space="preserve"> DATE  \@ "yyyy"  \* MERGEFORMAT </w:instrText>
          </w:r>
          <w:r w:rsidRPr="000567D7">
            <w:fldChar w:fldCharType="separate"/>
          </w:r>
          <w:ins w:id="13" w:author="Nitin Vengurlekar" w:date="2026-07-13T11:35:00Z" ns9:dateUtc="2026-07-13T16:35:00Z">
            <w:r w:rsidR="00DD09C0" w:rsidRPr="00DD09C0">
              <w:rPr>
                <w:rFonts w:eastAsiaTheme="minorEastAsia"/>
                <w:noProof/>
                <w:rPrChange w:id="14" w:author="Nitin Vengurlekar" w:date="2026-07-13T11:35:00Z" ns9:dateUtc="2026-07-13T16:35:00Z">
                  <w:rPr/>
                </w:rPrChange>
              </w:rPr>
              <w:t>2026</w:t>
            </w:r>
          </w:ins>
          <w:ins w:id="15" w:author="Jyoti Shah" w:date="2022-12-06T13:24:00Z">
            <w:del w:id="16" w:author="Nitin Vengurlekar" w:date="2026-07-02T11:15:00Z" ns9:dateUtc="2026-07-02T16:15:00Z">
              <w:r w:rsidR="003A2E09" w:rsidRPr="003A2E09" w:rsidDel="005E73D9">
                <w:rPr>
                  <w:rFonts w:eastAsiaTheme="minorEastAsia"/>
                  <w:noProof/>
                  <w:rPrChange w:id="17" w:author="Jyoti Shah" w:date="2022-12-06T13:24:00Z">
                    <w:rPr/>
                  </w:rPrChange>
                </w:rPr>
                <w:delText>2022</w:delText>
              </w:r>
            </w:del>
          </w:ins>
          <w:del w:id="18" w:author="Nitin Vengurlekar" w:date="2026-07-02T11:15:00Z" ns9:dateUtc="2026-07-02T16:15:00Z">
            <w:r w:rsidR="002A1A71" w:rsidRPr="002A1A71" w:rsidDel="005E73D9">
              <w:rPr>
                <w:rFonts w:eastAsiaTheme="minorEastAsia"/>
                <w:noProof/>
              </w:rPr>
              <w:delText>2022</w:delText>
            </w:r>
          </w:del>
          <w:r w:rsidRPr="000567D7">
            <w:fldChar w:fldCharType="end"/>
          </w:r>
          <w:r w:rsidRPr="000567D7">
            <w:t xml:space="preserve">, Oracle and/or its affiliates |  </w:t>
          </w:r>
          <w:sdt>
            <w:sdtPr>
              <w:alias w:val="Confidential Dropdown"/>
              <w:tag w:val="Confidential Dropdown"/>
              <w:id w:val="-537358770"/>
              <w:placeholder>
                <w:docPart w:val="B0149AA3E9585F48A85D8D5CE4CD93D9"/>
              </w:placeholder>
              <w:comboBox>
                <w:listItem w:value="Choose an item."/>
                <w:listItem w:displayText="Public" w:value="Public"/>
                <w:listItem w:displayText="Confidential – Oracle Internal" w:value="Confidential – Oracle Internal"/>
                <w:listItem w:displayText="Confidential – Oracle Restricted" w:value="Confidential – Oracle Restricted"/>
                <w:listItem w:displayText="Confidential – Oracle Highly Restricted" w:value="Confidential – Oracle Highly Restricted"/>
              </w:comboBox>
            </w:sdtPr>
            <w:sdtEndPr/>
            <w:sdtContent>
              <w:r>
                <w:t>Public</w:t>
              </w:r>
            </w:sdtContent>
          </w:sdt>
        </w:p>
      </w:tc>
      <w:tc>
        <w:tcPr>
          <w:tcW w:w="2454" w:type="pct"/>
          <w:vMerge/>
        </w:tcPr>
        <w:p ns2:paraId="22C89B6E" ns2:textId="77777777" w:rsidR="003C59C0" w:rsidRPr="000567D7" w:rsidRDefault="003C59C0" w:rsidP="009B5D26">
          <w:pPr>
            <w:pStyle w:val="Foo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</w:p>
      </w:tc>
    </w:tr>
  </w:tbl>
  <w:p ns2:paraId="5A31EE62" ns2:textId="77777777" w:rsidR="003C59C0" w:rsidRPr="0054621D" w:rsidRDefault="003C59C0" w:rsidP="00546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6FDEF0" w14:textId="77777777" w:rsidR="00E43F54" w:rsidRDefault="00E43F54" w:rsidP="006357CE">
      <w:r>
        <w:separator/>
      </w:r>
    </w:p>
  </w:footnote>
  <w:footnote w:type="continuationSeparator" w:id="0">
    <w:p w14:paraId="7B2BBAF3" w14:textId="77777777" w:rsidR="00E43F54" w:rsidRDefault="00E43F54" w:rsidP="006357CE">
      <w:r>
        <w:continuationSeparator/>
      </w:r>
    </w:p>
  </w:footnote>
</w:footnotes>
</file>

<file path=word/header1.xml><?xml version="1.0" encoding="utf-8"?>
<w:hdr xmlns:mc="http://schemas.openxmlformats.org/markup-compatibility/2006" xmlns:ns2="http://schemas.microsoft.com/office/word/2010/wordml" xmlns:w="http://schemas.openxmlformats.org/wordprocessingml/2006/main" mc:Ignorable="w14 w15 w16se w16cid w16 w16cex w16sdtdh w16sdtfl w16du wp14">
  <w:p ns2:paraId="63C7DC0E" ns2:textId="52E97AC9" w:rsidR="00696518" w:rsidRDefault="005E73D9">
    <w:pPr>
      <w:pStyle w:val="Header"/>
    </w:pPr>
    <w:r>
      <w:rPr>
        <w:noProof/>
      </w:rPr>
    </w:r>
  </w:p>
</w:hdr>
</file>

<file path=word/header2.xml><?xml version="1.0" encoding="utf-8"?>
<w:hdr xmlns:mc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mc:Ignorable="w14 w15 w16se w16cid w16 w16cex w16sdtdh w16sdtfl w16du wp14">
  <w:p ns2:paraId="488FC04D" ns2:textId="3A343104" w:rsidR="003C59C0" w:rsidRDefault="005E73D9" w:rsidP="006357CE">
    <w:pPr>
      <w:pStyle w:val="Header"/>
    </w:pPr>
    <w:r>
      <w:rPr>
        <w:noProof/>
      </w:rPr>
    </w:r>
    <w:r w:rsidR="00C64977">
      <w:rPr>
        <w:noProof/>
      </w:rPr>
      <w:drawing>
        <ns3:anchor distT="0" distB="0" distL="114300" distR="114300" simplePos="0" relativeHeight="251658240" behindDoc="1" locked="0" layoutInCell="1" allowOverlap="1" ns4:anchorId="4C867D06" ns4:editId="41B9AC12">
          <ns3:simplePos x="0" y="0"/>
          <ns3:positionH relativeFrom="column">
            <ns3:posOffset>-698500</ns3:posOffset>
          </ns3:positionH>
          <ns3:positionV relativeFrom="paragraph">
            <ns3:posOffset>-307340</ns3:posOffset>
          </ns3:positionV>
          <ns3:extent cx="460560" cy="10149840"/>
          <ns3:effectExtent l="0" t="0" r="0" b="0"/>
          <ns3:wrapNone/>
          <ns3:docPr id="4" name="Picture 4"/>
          <ns3:cNvGraphicFramePr>
            <ns5:graphicFrameLocks noChangeAspect="1"/>
          </ns3:cNvGraphicFramePr>
          <ns5:graphic>
            <ns5:graphicData uri="http://schemas.openxmlformats.org/drawingml/2006/picture">
              <ns6:pic>
                <ns6:nvPicPr>
                  <ns6:cNvPr id="4" name="Picture 4"/>
                  <ns6:cNvPicPr>
                    <ns5:picLocks noChangeAspect="1"/>
                  </ns6:cNvPicPr>
                </ns6:nvPicPr>
                <ns6:blipFill>
                  <ns5:blip ns7:embed="rId1">
                    <ns5:extLst>
                      <ns5:ext uri="{28A0092B-C50C-407E-A947-70E740481C1C}">
                        <ns8:useLocalDpi val="0"/>
                      </ns5:ext>
                    </ns5:extLst>
                  </ns5:blip>
                  <ns5:stretch>
                    <ns5:fillRect/>
                  </ns5:stretch>
                </ns6:blipFill>
                <ns6:spPr>
                  <ns5:xfrm>
                    <ns5:off x="0" y="0"/>
                    <ns5:ext cx="460560" cy="1014984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</w:p>
</w:hdr>
</file>

<file path=word/header3.xml><?xml version="1.0" encoding="utf-8"?>
<w:hdr xmlns:mc="http://schemas.openxmlformats.org/markup-compatibility/2006" xmlns:ns2="http://schemas.microsoft.com/office/word/2010/wordml" xmlns:w="http://schemas.openxmlformats.org/wordprocessingml/2006/main" mc:Ignorable="w14 w15 w16se w16cid w16 w16cex w16sdtdh w16sdtfl w16du wp14">
  <w:p ns2:paraId="21278E12" ns2:textId="3BEAAB63" w:rsidR="00696518" w:rsidRDefault="005E73D9">
    <w:pPr>
      <w:pStyle w:val="Header"/>
    </w:pPr>
    <w:r>
      <w:rPr>
        <w:noProof/>
      </w:rPr>
    </w:r>
  </w:p>
</w:hdr>
</file>

<file path=word/header4.xml><?xml version="1.0" encoding="utf-8"?>
<w:hdr xmlns:mc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mc:Ignorable="w14 w15 w16se w16cid w16 w16cex w16sdtdh w16sdtfl w16du wp14">
  <w:p ns2:paraId="69244D94" ns2:textId="46922849" w:rsidR="003C59C0" w:rsidRDefault="005E73D9" w:rsidP="006357CE">
    <w:pPr>
      <w:pStyle w:val="Header"/>
    </w:pPr>
    <w:r>
      <w:rPr>
        <w:noProof/>
      </w:rPr>
    </w:r>
    <w:r w:rsidR="003C59C0">
      <w:rPr>
        <w:noProof/>
      </w:rPr>
      <w:drawing>
        <ns3:anchor distT="0" distB="0" distL="114300" distR="114300" simplePos="0" relativeHeight="251658241" behindDoc="1" locked="1" layoutInCell="1" allowOverlap="1" ns4:anchorId="03F5B6A8" ns4:editId="046D00E9">
          <ns3:simplePos x="0" y="0"/>
          <ns3:positionH relativeFrom="page">
            <ns3:align>left</ns3:align>
          </ns3:positionH>
          <ns3:positionV relativeFrom="page">
            <ns3:align>top</ns3:align>
          </ns3:positionV>
          <ns3:extent cx="7772400" cy="228600"/>
          <ns3:effectExtent l="0" t="0" r="0" b="0"/>
          <ns3:wrapNone/>
          <ns3:docPr id="8" name="Picture 8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18" name="Top-Abstract-Landscape-Image-01.jpg"/>
                  <ns6:cNvPicPr preferRelativeResize="0"/>
                </ns6:nvPicPr>
                <ns6:blipFill rotWithShape="1">
                  <ns5:blip ns7:embed="rId1" cstate="print">
                    <ns5:extLst>
                      <ns5:ext uri="{28A0092B-C50C-407E-A947-70E740481C1C}">
                        <ns8:useLocalDpi val="0"/>
                      </ns5:ext>
                    </ns5:extLst>
                  </ns5:blip>
                  <ns5:srcRect r="1006"/>
                  <ns5:stretch/>
                </ns6:blipFill>
                <ns6:spPr bwMode="auto">
                  <ns5:xfrm>
                    <ns5:off x="0" y="0"/>
                    <ns5:ext cx="7772400" cy="228600"/>
                  </ns5:xfrm>
                  <ns5:prstGeom prst="rect">
                    <ns5:avLst/>
                  </ns5:prstGeom>
                  <ns5:ln>
                    <ns5:noFill/>
                  </ns5:ln>
                  <ns5:extLst>
                    <ns5:ext uri="{53640926-AAD7-44D8-BBD7-CCE9431645EC}">
                      <ns8:shadowObscured/>
                    </ns5:ext>
                  </ns5:extLst>
                </ns6:spPr>
              </ns6:pic>
            </ns5:graphicData>
          </ns5:graphic>
          <ns4:sizeRelH relativeFrom="page">
            <ns4:pctWidth>0</ns4:pctWidth>
          </ns4:sizeRelH>
          <ns4:sizeRelV relativeFrom="page">
            <ns4:pctHeight>0</ns4:pctHeight>
          </ns4:sizeRelV>
        </ns3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78328CE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F459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D866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7FA6EB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3068FB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08030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7E10C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E2F73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D320E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A78C636"/>
    <w:lvl w:ilvl="0">
      <w:start w:val="1"/>
      <w:numFmt w:val="bullet"/>
      <w:pStyle w:val="TableBodyBulletList"/>
      <w:lvlText w:val=""/>
      <w:lvlJc w:val="left"/>
      <w:pPr>
        <w:ind w:left="360" w:hanging="360"/>
      </w:pPr>
      <w:rPr>
        <w:rFonts w:ascii="Wingdings 2" w:hAnsi="Wingdings 2" w:hint="default"/>
        <w:color w:val="696A6C"/>
      </w:rPr>
    </w:lvl>
  </w:abstractNum>
  <w:abstractNum w:abstractNumId="10" w15:restartNumberingAfterBreak="0">
    <w:nsid w:val="016A63F6"/>
    <w:multiLevelType w:val="hybridMultilevel"/>
    <w:tmpl w:val="02B67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521992"/>
    <w:multiLevelType w:val="multilevel"/>
    <w:tmpl w:val="6B1686D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4.)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)"/>
      <w:lvlJc w:val="left"/>
      <w:pPr>
        <w:tabs>
          <w:tab w:val="num" w:pos="3600"/>
        </w:tabs>
        <w:ind w:left="3960" w:hanging="360"/>
      </w:pPr>
      <w:rPr>
        <w:rFonts w:hint="default"/>
      </w:rPr>
    </w:lvl>
    <w:lvl w:ilvl="5">
      <w:start w:val="1"/>
      <w:numFmt w:val="lowerRoman"/>
      <w:lvlText w:val="%6.)"/>
      <w:lvlJc w:val="left"/>
      <w:pPr>
        <w:ind w:left="468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20" w:firstLine="0"/>
      </w:pPr>
      <w:rPr>
        <w:rFonts w:hint="default"/>
      </w:rPr>
    </w:lvl>
  </w:abstractNum>
  <w:abstractNum w:abstractNumId="12" w15:restartNumberingAfterBreak="0">
    <w:nsid w:val="0D9116EA"/>
    <w:multiLevelType w:val="multilevel"/>
    <w:tmpl w:val="29B096D2"/>
    <w:lvl w:ilvl="0">
      <w:start w:val="1"/>
      <w:numFmt w:val="bullet"/>
      <w:pStyle w:val="NormalBodyBullet1"/>
      <w:lvlText w:val=""/>
      <w:lvlJc w:val="left"/>
      <w:pPr>
        <w:ind w:left="720" w:hanging="360"/>
      </w:pPr>
      <w:rPr>
        <w:rFonts w:ascii="Wingdings 2" w:hAnsi="Wingdings 2" w:hint="default"/>
        <w:spacing w:val="-11"/>
        <w:w w:val="100"/>
        <w:sz w:val="18"/>
        <w:szCs w:val="18"/>
      </w:rPr>
    </w:lvl>
    <w:lvl w:ilvl="1">
      <w:start w:val="1"/>
      <w:numFmt w:val="bullet"/>
      <w:pStyle w:val="NormalBodyBullet2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pStyle w:val="NormalBodyBullet3"/>
      <w:lvlText w:val=""/>
      <w:lvlJc w:val="left"/>
      <w:pPr>
        <w:tabs>
          <w:tab w:val="num" w:pos="1800"/>
        </w:tabs>
        <w:ind w:left="2160" w:hanging="360"/>
      </w:pPr>
      <w:rPr>
        <w:rFonts w:ascii="Wingdings 2" w:hAnsi="Wingdings 2" w:hint="default"/>
      </w:rPr>
    </w:lvl>
    <w:lvl w:ilvl="3">
      <w:start w:val="1"/>
      <w:numFmt w:val="bullet"/>
      <w:pStyle w:val="NormalBodyBullet4"/>
      <w:lvlText w:val="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NormalBodyBullet5"/>
      <w:lvlText w:val=""/>
      <w:lvlJc w:val="left"/>
      <w:pPr>
        <w:tabs>
          <w:tab w:val="num" w:pos="3240"/>
        </w:tabs>
        <w:ind w:left="3600" w:hanging="360"/>
      </w:pPr>
      <w:rPr>
        <w:rFonts w:ascii="Wingdings 2" w:hAnsi="Wingdings 2" w:hint="default"/>
      </w:rPr>
    </w:lvl>
    <w:lvl w:ilvl="5">
      <w:start w:val="1"/>
      <w:numFmt w:val="bullet"/>
      <w:lvlText w:val="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3" w15:restartNumberingAfterBreak="0">
    <w:nsid w:val="101077FD"/>
    <w:multiLevelType w:val="multilevel"/>
    <w:tmpl w:val="0409001D"/>
    <w:name w:val="Headings 1-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60D3423"/>
    <w:multiLevelType w:val="multilevel"/>
    <w:tmpl w:val="7F8A61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4.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)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5">
      <w:start w:val="1"/>
      <w:numFmt w:val="lowerRoman"/>
      <w:lvlText w:val="%6.)"/>
      <w:lvlJc w:val="left"/>
      <w:pPr>
        <w:ind w:left="396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96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68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400" w:firstLine="0"/>
      </w:pPr>
      <w:rPr>
        <w:rFonts w:hint="default"/>
      </w:rPr>
    </w:lvl>
  </w:abstractNum>
  <w:abstractNum w:abstractNumId="15" w15:restartNumberingAfterBreak="0">
    <w:nsid w:val="22596AF4"/>
    <w:multiLevelType w:val="multilevel"/>
    <w:tmpl w:val="27AA13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)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)"/>
      <w:lvlJc w:val="left"/>
      <w:pPr>
        <w:tabs>
          <w:tab w:val="num" w:pos="3600"/>
        </w:tabs>
        <w:ind w:left="3960" w:hanging="360"/>
      </w:pPr>
      <w:rPr>
        <w:rFonts w:hint="default"/>
      </w:rPr>
    </w:lvl>
    <w:lvl w:ilvl="5">
      <w:start w:val="1"/>
      <w:numFmt w:val="lowerRoman"/>
      <w:lvlText w:val="%6.)"/>
      <w:lvlJc w:val="left"/>
      <w:pPr>
        <w:ind w:left="468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20" w:firstLine="0"/>
      </w:pPr>
      <w:rPr>
        <w:rFonts w:hint="default"/>
      </w:rPr>
    </w:lvl>
  </w:abstractNum>
  <w:abstractNum w:abstractNumId="16" w15:restartNumberingAfterBreak="0">
    <w:nsid w:val="23775258"/>
    <w:multiLevelType w:val="multilevel"/>
    <w:tmpl w:val="B792E0F2"/>
    <w:name w:val="List Number"/>
    <w:styleLink w:val="NumberedList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)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5">
      <w:start w:val="1"/>
      <w:numFmt w:val="lowerRoman"/>
      <w:lvlText w:val="%6.)"/>
      <w:lvlJc w:val="left"/>
      <w:pPr>
        <w:ind w:left="432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7" w15:restartNumberingAfterBreak="0">
    <w:nsid w:val="23D606B9"/>
    <w:multiLevelType w:val="multilevel"/>
    <w:tmpl w:val="3CD049D8"/>
    <w:name w:val="List Continue"/>
    <w:styleLink w:val="ListContinue5Indents"/>
    <w:lvl w:ilvl="0">
      <w:start w:val="1"/>
      <w:numFmt w:val="none"/>
      <w:pStyle w:val="ListContinu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ListContinue2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pStyle w:val="ListContinue3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none"/>
      <w:pStyle w:val="ListContinue4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pStyle w:val="ListContinue5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7687EA3"/>
    <w:multiLevelType w:val="multilevel"/>
    <w:tmpl w:val="74A2D4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BE11782"/>
    <w:multiLevelType w:val="multilevel"/>
    <w:tmpl w:val="7F8A61B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4.)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)"/>
      <w:lvlJc w:val="left"/>
      <w:pPr>
        <w:tabs>
          <w:tab w:val="num" w:pos="3600"/>
        </w:tabs>
        <w:ind w:left="3960" w:hanging="360"/>
      </w:pPr>
      <w:rPr>
        <w:rFonts w:hint="default"/>
      </w:rPr>
    </w:lvl>
    <w:lvl w:ilvl="5">
      <w:start w:val="1"/>
      <w:numFmt w:val="lowerRoman"/>
      <w:lvlText w:val="%6.)"/>
      <w:lvlJc w:val="left"/>
      <w:pPr>
        <w:ind w:left="468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20" w:firstLine="0"/>
      </w:pPr>
      <w:rPr>
        <w:rFonts w:hint="default"/>
      </w:rPr>
    </w:lvl>
  </w:abstractNum>
  <w:abstractNum w:abstractNumId="20" w15:restartNumberingAfterBreak="0">
    <w:nsid w:val="335862B1"/>
    <w:multiLevelType w:val="multilevel"/>
    <w:tmpl w:val="7F8A61B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4.)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)"/>
      <w:lvlJc w:val="left"/>
      <w:pPr>
        <w:tabs>
          <w:tab w:val="num" w:pos="3600"/>
        </w:tabs>
        <w:ind w:left="3960" w:hanging="360"/>
      </w:pPr>
      <w:rPr>
        <w:rFonts w:hint="default"/>
      </w:rPr>
    </w:lvl>
    <w:lvl w:ilvl="5">
      <w:start w:val="1"/>
      <w:numFmt w:val="lowerRoman"/>
      <w:lvlText w:val="%6.)"/>
      <w:lvlJc w:val="left"/>
      <w:pPr>
        <w:ind w:left="468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20" w:firstLine="0"/>
      </w:pPr>
      <w:rPr>
        <w:rFonts w:hint="default"/>
      </w:rPr>
    </w:lvl>
  </w:abstractNum>
  <w:abstractNum w:abstractNumId="21" w15:restartNumberingAfterBreak="0">
    <w:nsid w:val="382510A7"/>
    <w:multiLevelType w:val="hybridMultilevel"/>
    <w:tmpl w:val="0B1C7616"/>
    <w:lvl w:ilvl="0" w:tplc="040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abstractNum w:abstractNumId="22" w15:restartNumberingAfterBreak="0">
    <w:nsid w:val="38357C6E"/>
    <w:multiLevelType w:val="hybridMultilevel"/>
    <w:tmpl w:val="AAACF69E"/>
    <w:name w:val="Table Caption222"/>
    <w:lvl w:ilvl="0" w:tplc="C082C148">
      <w:start w:val="1"/>
      <w:numFmt w:val="decimal"/>
      <w:lvlText w:val="Table Caption %1."/>
      <w:lvlJc w:val="left"/>
      <w:pPr>
        <w:ind w:left="720" w:hanging="360"/>
      </w:pPr>
      <w:rPr>
        <w:rFonts w:asciiTheme="minorHAnsi" w:hAnsiTheme="minorHAnsi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C358A9"/>
    <w:multiLevelType w:val="hybridMultilevel"/>
    <w:tmpl w:val="0D909672"/>
    <w:lvl w:ilvl="0" w:tplc="7C6EF6C2">
      <w:start w:val="1"/>
      <w:numFmt w:val="bullet"/>
      <w:pStyle w:val="RightColumnBullet"/>
      <w:lvlText w:val=""/>
      <w:lvlJc w:val="left"/>
      <w:pPr>
        <w:ind w:left="504" w:hanging="360"/>
      </w:pPr>
      <w:rPr>
        <w:rFonts w:ascii="Wingdings 2" w:hAnsi="Wingdings 2" w:hint="default"/>
        <w:color w:val="696A6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927F91"/>
    <w:multiLevelType w:val="hybridMultilevel"/>
    <w:tmpl w:val="A596E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D83FC8"/>
    <w:multiLevelType w:val="hybridMultilevel"/>
    <w:tmpl w:val="D5965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650E31"/>
    <w:multiLevelType w:val="hybridMultilevel"/>
    <w:tmpl w:val="3A7AD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502D0"/>
    <w:multiLevelType w:val="multilevel"/>
    <w:tmpl w:val="FAD2F6C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)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)"/>
      <w:lvlJc w:val="left"/>
      <w:pPr>
        <w:tabs>
          <w:tab w:val="num" w:pos="3600"/>
        </w:tabs>
        <w:ind w:left="3960" w:hanging="360"/>
      </w:pPr>
      <w:rPr>
        <w:rFonts w:hint="default"/>
      </w:rPr>
    </w:lvl>
    <w:lvl w:ilvl="5">
      <w:start w:val="1"/>
      <w:numFmt w:val="lowerRoman"/>
      <w:lvlText w:val="%6.)"/>
      <w:lvlJc w:val="left"/>
      <w:pPr>
        <w:ind w:left="468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20" w:firstLine="0"/>
      </w:pPr>
      <w:rPr>
        <w:rFonts w:hint="default"/>
      </w:rPr>
    </w:lvl>
  </w:abstractNum>
  <w:abstractNum w:abstractNumId="28" w15:restartNumberingAfterBreak="0">
    <w:nsid w:val="60A02289"/>
    <w:multiLevelType w:val="multilevel"/>
    <w:tmpl w:val="0409001D"/>
    <w:name w:val="Table Caption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9A65439"/>
    <w:multiLevelType w:val="multilevel"/>
    <w:tmpl w:val="74A2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0" w15:restartNumberingAfterBreak="0">
    <w:nsid w:val="6BC53328"/>
    <w:multiLevelType w:val="hybridMultilevel"/>
    <w:tmpl w:val="5A12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A375AF"/>
    <w:multiLevelType w:val="multilevel"/>
    <w:tmpl w:val="FFC02FA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2" w15:restartNumberingAfterBreak="0">
    <w:nsid w:val="70BF1BFF"/>
    <w:multiLevelType w:val="multilevel"/>
    <w:tmpl w:val="7F8A61B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4.)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)"/>
      <w:lvlJc w:val="left"/>
      <w:pPr>
        <w:tabs>
          <w:tab w:val="num" w:pos="3600"/>
        </w:tabs>
        <w:ind w:left="3960" w:hanging="360"/>
      </w:pPr>
      <w:rPr>
        <w:rFonts w:hint="default"/>
      </w:rPr>
    </w:lvl>
    <w:lvl w:ilvl="5">
      <w:start w:val="1"/>
      <w:numFmt w:val="lowerRoman"/>
      <w:lvlText w:val="%6.)"/>
      <w:lvlJc w:val="left"/>
      <w:pPr>
        <w:ind w:left="468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20" w:firstLine="0"/>
      </w:pPr>
      <w:rPr>
        <w:rFonts w:hint="default"/>
      </w:rPr>
    </w:lvl>
  </w:abstractNum>
  <w:abstractNum w:abstractNumId="33" w15:restartNumberingAfterBreak="0">
    <w:nsid w:val="74791F70"/>
    <w:multiLevelType w:val="hybridMultilevel"/>
    <w:tmpl w:val="ABBE1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852FB0"/>
    <w:multiLevelType w:val="hybridMultilevel"/>
    <w:tmpl w:val="788E7EE2"/>
    <w:name w:val="Table Caption2"/>
    <w:lvl w:ilvl="0" w:tplc="AEF20122">
      <w:start w:val="1"/>
      <w:numFmt w:val="decimal"/>
      <w:lvlText w:val="Table Caption %1."/>
      <w:lvlJc w:val="left"/>
      <w:pPr>
        <w:ind w:left="720" w:hanging="360"/>
      </w:pPr>
      <w:rPr>
        <w:rFonts w:asciiTheme="minorHAnsi" w:hAnsiTheme="minorHAnsi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8F6132"/>
    <w:multiLevelType w:val="hybridMultilevel"/>
    <w:tmpl w:val="4A122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8F1CB8"/>
    <w:multiLevelType w:val="multilevel"/>
    <w:tmpl w:val="E986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1213C"/>
    <w:multiLevelType w:val="multilevel"/>
    <w:tmpl w:val="8EC24B1C"/>
    <w:name w:val="Table Caption"/>
    <w:lvl w:ilvl="0">
      <w:start w:val="1"/>
      <w:numFmt w:val="decimal"/>
      <w:lvlText w:val="Table Caption %1."/>
      <w:lvlJc w:val="left"/>
      <w:pPr>
        <w:ind w:left="360" w:hanging="360"/>
      </w:pPr>
      <w:rPr>
        <w:rFonts w:asciiTheme="minorHAnsi" w:hAnsiTheme="minorHAnsi" w:hint="default"/>
        <w:b/>
        <w:i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51683596">
    <w:abstractNumId w:val="7"/>
  </w:num>
  <w:num w:numId="2" w16cid:durableId="1318344262">
    <w:abstractNumId w:val="6"/>
  </w:num>
  <w:num w:numId="3" w16cid:durableId="2020426802">
    <w:abstractNumId w:val="5"/>
  </w:num>
  <w:num w:numId="4" w16cid:durableId="333340571">
    <w:abstractNumId w:val="4"/>
  </w:num>
  <w:num w:numId="5" w16cid:durableId="1120802440">
    <w:abstractNumId w:val="8"/>
  </w:num>
  <w:num w:numId="6" w16cid:durableId="2019691149">
    <w:abstractNumId w:val="3"/>
  </w:num>
  <w:num w:numId="7" w16cid:durableId="1476221946">
    <w:abstractNumId w:val="2"/>
  </w:num>
  <w:num w:numId="8" w16cid:durableId="439227750">
    <w:abstractNumId w:val="1"/>
  </w:num>
  <w:num w:numId="9" w16cid:durableId="1420641013">
    <w:abstractNumId w:val="0"/>
  </w:num>
  <w:num w:numId="10" w16cid:durableId="984317168">
    <w:abstractNumId w:val="16"/>
  </w:num>
  <w:num w:numId="11" w16cid:durableId="422340281">
    <w:abstractNumId w:val="17"/>
  </w:num>
  <w:num w:numId="12" w16cid:durableId="178785563">
    <w:abstractNumId w:val="9"/>
  </w:num>
  <w:num w:numId="13" w16cid:durableId="433981420">
    <w:abstractNumId w:val="14"/>
  </w:num>
  <w:num w:numId="14" w16cid:durableId="1562136686">
    <w:abstractNumId w:val="12"/>
  </w:num>
  <w:num w:numId="15" w16cid:durableId="37902524">
    <w:abstractNumId w:val="23"/>
  </w:num>
  <w:num w:numId="16" w16cid:durableId="189052702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2644103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95269914">
    <w:abstractNumId w:val="32"/>
  </w:num>
  <w:num w:numId="19" w16cid:durableId="970553708">
    <w:abstractNumId w:val="18"/>
  </w:num>
  <w:num w:numId="20" w16cid:durableId="1645355884">
    <w:abstractNumId w:val="29"/>
  </w:num>
  <w:num w:numId="21" w16cid:durableId="46979208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5620388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7092960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1493819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9726208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18834222">
    <w:abstractNumId w:val="14"/>
    <w:lvlOverride w:ilvl="0">
      <w:startOverride w:val="1"/>
    </w:lvlOverride>
  </w:num>
  <w:num w:numId="27" w16cid:durableId="6037107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42717071">
    <w:abstractNumId w:val="35"/>
  </w:num>
  <w:num w:numId="29" w16cid:durableId="808060874">
    <w:abstractNumId w:val="24"/>
  </w:num>
  <w:num w:numId="30" w16cid:durableId="286667286">
    <w:abstractNumId w:val="32"/>
    <w:lvlOverride w:ilvl="0">
      <w:startOverride w:val="1"/>
    </w:lvlOverride>
  </w:num>
  <w:num w:numId="31" w16cid:durableId="659235224">
    <w:abstractNumId w:val="32"/>
    <w:lvlOverride w:ilvl="0">
      <w:startOverride w:val="1"/>
    </w:lvlOverride>
  </w:num>
  <w:num w:numId="32" w16cid:durableId="1179807149">
    <w:abstractNumId w:val="36"/>
  </w:num>
  <w:num w:numId="33" w16cid:durableId="1660573264">
    <w:abstractNumId w:val="21"/>
  </w:num>
  <w:num w:numId="34" w16cid:durableId="1963992378">
    <w:abstractNumId w:val="31"/>
  </w:num>
  <w:num w:numId="35" w16cid:durableId="386801066">
    <w:abstractNumId w:val="26"/>
  </w:num>
  <w:num w:numId="36" w16cid:durableId="1144544586">
    <w:abstractNumId w:val="10"/>
  </w:num>
  <w:num w:numId="37" w16cid:durableId="829061374">
    <w:abstractNumId w:val="33"/>
  </w:num>
  <w:num w:numId="38" w16cid:durableId="521627926">
    <w:abstractNumId w:val="20"/>
  </w:num>
  <w:num w:numId="39" w16cid:durableId="1351646009">
    <w:abstractNumId w:val="19"/>
  </w:num>
  <w:num w:numId="40" w16cid:durableId="1855605084">
    <w:abstractNumId w:val="11"/>
  </w:num>
  <w:num w:numId="41" w16cid:durableId="2030254371">
    <w:abstractNumId w:val="15"/>
  </w:num>
  <w:num w:numId="42" w16cid:durableId="1154222654">
    <w:abstractNumId w:val="27"/>
  </w:num>
  <w:num w:numId="43" w16cid:durableId="1665931446">
    <w:abstractNumId w:val="30"/>
  </w:num>
  <w:num w:numId="44" w16cid:durableId="1228150902">
    <w:abstractNumId w:val="25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Jyoti Shah">
    <w15:presenceInfo w15:providerId="AD" w15:userId="S::jyoti.s.shah@oracle.com::7bcdb858-6b5c-43d1-ab3f-5365f400ef0e"/>
  </w15:person>
  <w15:person w15:author="Nitin Vengurlekar">
    <w15:presenceInfo w15:providerId="AD" w15:userId="S::nitin.vengurlekar@oracle.com::2e80f240-07b3-4fec-a5ab-53ef6e26705c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displayBackgroundShape/>
  <w:trackRevisions/>
  <w:styleLockTheme/>
  <w:styleLockQFSet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BC"/>
    <w:rsid w:val="00007A4A"/>
    <w:rsid w:val="00013004"/>
    <w:rsid w:val="00017EA7"/>
    <w:rsid w:val="00023803"/>
    <w:rsid w:val="00026CC6"/>
    <w:rsid w:val="00040318"/>
    <w:rsid w:val="00040A17"/>
    <w:rsid w:val="00040B2C"/>
    <w:rsid w:val="00043C00"/>
    <w:rsid w:val="000477D9"/>
    <w:rsid w:val="000516EC"/>
    <w:rsid w:val="000567D7"/>
    <w:rsid w:val="00060E65"/>
    <w:rsid w:val="00061351"/>
    <w:rsid w:val="000652CE"/>
    <w:rsid w:val="00072D95"/>
    <w:rsid w:val="0008291F"/>
    <w:rsid w:val="00087E69"/>
    <w:rsid w:val="000939B7"/>
    <w:rsid w:val="000A3DA1"/>
    <w:rsid w:val="000C2EBE"/>
    <w:rsid w:val="000D3BA1"/>
    <w:rsid w:val="000D3CA7"/>
    <w:rsid w:val="000E0CDA"/>
    <w:rsid w:val="000E34FC"/>
    <w:rsid w:val="000F2DFA"/>
    <w:rsid w:val="001023A7"/>
    <w:rsid w:val="001029C4"/>
    <w:rsid w:val="001058C5"/>
    <w:rsid w:val="00116812"/>
    <w:rsid w:val="0012574B"/>
    <w:rsid w:val="001336C9"/>
    <w:rsid w:val="001432BC"/>
    <w:rsid w:val="00143F48"/>
    <w:rsid w:val="00145CAE"/>
    <w:rsid w:val="00145EEB"/>
    <w:rsid w:val="00153282"/>
    <w:rsid w:val="001608CF"/>
    <w:rsid w:val="00162184"/>
    <w:rsid w:val="001703C7"/>
    <w:rsid w:val="00170E50"/>
    <w:rsid w:val="00174F09"/>
    <w:rsid w:val="00182F59"/>
    <w:rsid w:val="0018675F"/>
    <w:rsid w:val="00187167"/>
    <w:rsid w:val="001A1029"/>
    <w:rsid w:val="001A32C8"/>
    <w:rsid w:val="001B0DE1"/>
    <w:rsid w:val="001C75CA"/>
    <w:rsid w:val="001D3AE3"/>
    <w:rsid w:val="001E0DE3"/>
    <w:rsid w:val="001E3DA9"/>
    <w:rsid w:val="001E5278"/>
    <w:rsid w:val="001E7267"/>
    <w:rsid w:val="001F2288"/>
    <w:rsid w:val="0020584E"/>
    <w:rsid w:val="00206E61"/>
    <w:rsid w:val="00211B90"/>
    <w:rsid w:val="00223DBF"/>
    <w:rsid w:val="00226FCF"/>
    <w:rsid w:val="002273FE"/>
    <w:rsid w:val="002275B2"/>
    <w:rsid w:val="00237E64"/>
    <w:rsid w:val="0024333C"/>
    <w:rsid w:val="00244057"/>
    <w:rsid w:val="00246AFC"/>
    <w:rsid w:val="002628D0"/>
    <w:rsid w:val="00266770"/>
    <w:rsid w:val="00274CE3"/>
    <w:rsid w:val="002815A9"/>
    <w:rsid w:val="00287393"/>
    <w:rsid w:val="00290A8A"/>
    <w:rsid w:val="0029680D"/>
    <w:rsid w:val="00296D4E"/>
    <w:rsid w:val="002A0E01"/>
    <w:rsid w:val="002A1A71"/>
    <w:rsid w:val="002A294A"/>
    <w:rsid w:val="002B457B"/>
    <w:rsid w:val="002B67EE"/>
    <w:rsid w:val="002C0D92"/>
    <w:rsid w:val="002C271E"/>
    <w:rsid w:val="002C300A"/>
    <w:rsid w:val="002C6DF3"/>
    <w:rsid w:val="002C7C1C"/>
    <w:rsid w:val="002D096D"/>
    <w:rsid w:val="002D1E08"/>
    <w:rsid w:val="002D3256"/>
    <w:rsid w:val="002D4C9C"/>
    <w:rsid w:val="002D79F1"/>
    <w:rsid w:val="002E1385"/>
    <w:rsid w:val="002E2047"/>
    <w:rsid w:val="002E3E83"/>
    <w:rsid w:val="002E3FF5"/>
    <w:rsid w:val="002E54B6"/>
    <w:rsid w:val="002F11AD"/>
    <w:rsid w:val="002F5C06"/>
    <w:rsid w:val="002F6FFF"/>
    <w:rsid w:val="0031415C"/>
    <w:rsid w:val="003161BA"/>
    <w:rsid w:val="00317343"/>
    <w:rsid w:val="00327677"/>
    <w:rsid w:val="00353093"/>
    <w:rsid w:val="003550B0"/>
    <w:rsid w:val="00362DDC"/>
    <w:rsid w:val="003710FE"/>
    <w:rsid w:val="00372738"/>
    <w:rsid w:val="00374EEA"/>
    <w:rsid w:val="003763AB"/>
    <w:rsid w:val="00376AB6"/>
    <w:rsid w:val="003839B4"/>
    <w:rsid w:val="00385246"/>
    <w:rsid w:val="00385B74"/>
    <w:rsid w:val="003908F4"/>
    <w:rsid w:val="0039322F"/>
    <w:rsid w:val="003962D0"/>
    <w:rsid w:val="00397898"/>
    <w:rsid w:val="003A2E09"/>
    <w:rsid w:val="003A436B"/>
    <w:rsid w:val="003A5E1D"/>
    <w:rsid w:val="003A661A"/>
    <w:rsid w:val="003A6E0A"/>
    <w:rsid w:val="003A7947"/>
    <w:rsid w:val="003A7C5A"/>
    <w:rsid w:val="003B356E"/>
    <w:rsid w:val="003C0600"/>
    <w:rsid w:val="003C3C05"/>
    <w:rsid w:val="003C4987"/>
    <w:rsid w:val="003C59C0"/>
    <w:rsid w:val="003D65EC"/>
    <w:rsid w:val="003E0AEF"/>
    <w:rsid w:val="003E44CC"/>
    <w:rsid w:val="003E6F9D"/>
    <w:rsid w:val="003F2ADB"/>
    <w:rsid w:val="003F6AF3"/>
    <w:rsid w:val="0040013E"/>
    <w:rsid w:val="00405821"/>
    <w:rsid w:val="0041106C"/>
    <w:rsid w:val="00412BCD"/>
    <w:rsid w:val="00414A47"/>
    <w:rsid w:val="004252B6"/>
    <w:rsid w:val="00427F52"/>
    <w:rsid w:val="004401A3"/>
    <w:rsid w:val="00444668"/>
    <w:rsid w:val="00450410"/>
    <w:rsid w:val="00455E30"/>
    <w:rsid w:val="00465CC4"/>
    <w:rsid w:val="0048003A"/>
    <w:rsid w:val="00483D5B"/>
    <w:rsid w:val="00485A2C"/>
    <w:rsid w:val="00486DE1"/>
    <w:rsid w:val="00490B5B"/>
    <w:rsid w:val="0049547A"/>
    <w:rsid w:val="0049563E"/>
    <w:rsid w:val="004B183D"/>
    <w:rsid w:val="004B2818"/>
    <w:rsid w:val="004B41CB"/>
    <w:rsid w:val="004C2851"/>
    <w:rsid w:val="004C63BD"/>
    <w:rsid w:val="004C6EDC"/>
    <w:rsid w:val="004C743C"/>
    <w:rsid w:val="004E2F0B"/>
    <w:rsid w:val="004E6103"/>
    <w:rsid w:val="004F6D46"/>
    <w:rsid w:val="004F6EBF"/>
    <w:rsid w:val="005010E6"/>
    <w:rsid w:val="00505398"/>
    <w:rsid w:val="00511504"/>
    <w:rsid w:val="00531533"/>
    <w:rsid w:val="00531F4C"/>
    <w:rsid w:val="005333F9"/>
    <w:rsid w:val="00540062"/>
    <w:rsid w:val="0054038C"/>
    <w:rsid w:val="0054621D"/>
    <w:rsid w:val="00560064"/>
    <w:rsid w:val="005631D6"/>
    <w:rsid w:val="00564A25"/>
    <w:rsid w:val="00566A68"/>
    <w:rsid w:val="00573DAA"/>
    <w:rsid w:val="0058580F"/>
    <w:rsid w:val="00590691"/>
    <w:rsid w:val="0059208D"/>
    <w:rsid w:val="005A7397"/>
    <w:rsid w:val="005B0A49"/>
    <w:rsid w:val="005B115D"/>
    <w:rsid w:val="005B349B"/>
    <w:rsid w:val="005B50C4"/>
    <w:rsid w:val="005B77A1"/>
    <w:rsid w:val="005C52F9"/>
    <w:rsid w:val="005C6497"/>
    <w:rsid w:val="005E5195"/>
    <w:rsid w:val="005E73D9"/>
    <w:rsid w:val="00601010"/>
    <w:rsid w:val="0060177E"/>
    <w:rsid w:val="00605061"/>
    <w:rsid w:val="006069C7"/>
    <w:rsid w:val="006069D7"/>
    <w:rsid w:val="0061489A"/>
    <w:rsid w:val="006357CE"/>
    <w:rsid w:val="00655386"/>
    <w:rsid w:val="00656C23"/>
    <w:rsid w:val="00660FCE"/>
    <w:rsid w:val="00667109"/>
    <w:rsid w:val="006717DE"/>
    <w:rsid w:val="00680CB3"/>
    <w:rsid w:val="00694107"/>
    <w:rsid w:val="0069420C"/>
    <w:rsid w:val="006962F1"/>
    <w:rsid w:val="00696518"/>
    <w:rsid w:val="006A51DE"/>
    <w:rsid w:val="006B208C"/>
    <w:rsid w:val="006B36F1"/>
    <w:rsid w:val="006C0AD8"/>
    <w:rsid w:val="006C67BE"/>
    <w:rsid w:val="006C736E"/>
    <w:rsid w:val="006C7CDB"/>
    <w:rsid w:val="006E17A2"/>
    <w:rsid w:val="006F1E22"/>
    <w:rsid w:val="006F539A"/>
    <w:rsid w:val="006F7786"/>
    <w:rsid w:val="00706CAD"/>
    <w:rsid w:val="00712BA6"/>
    <w:rsid w:val="00735187"/>
    <w:rsid w:val="0073602C"/>
    <w:rsid w:val="00737F7F"/>
    <w:rsid w:val="00741197"/>
    <w:rsid w:val="007444E7"/>
    <w:rsid w:val="00747438"/>
    <w:rsid w:val="00757629"/>
    <w:rsid w:val="00761C69"/>
    <w:rsid w:val="00765A2C"/>
    <w:rsid w:val="00767BD1"/>
    <w:rsid w:val="00770D5A"/>
    <w:rsid w:val="00773B63"/>
    <w:rsid w:val="007830CD"/>
    <w:rsid w:val="007918D1"/>
    <w:rsid w:val="007967C7"/>
    <w:rsid w:val="007A2015"/>
    <w:rsid w:val="007A3C45"/>
    <w:rsid w:val="007A3E96"/>
    <w:rsid w:val="007A6C33"/>
    <w:rsid w:val="007B1F33"/>
    <w:rsid w:val="007B340B"/>
    <w:rsid w:val="007B58B2"/>
    <w:rsid w:val="007B72EF"/>
    <w:rsid w:val="007C4EF0"/>
    <w:rsid w:val="007D31BD"/>
    <w:rsid w:val="007D4319"/>
    <w:rsid w:val="007D66BD"/>
    <w:rsid w:val="007E2B4E"/>
    <w:rsid w:val="007E2C43"/>
    <w:rsid w:val="007F17A6"/>
    <w:rsid w:val="008036F2"/>
    <w:rsid w:val="0080428F"/>
    <w:rsid w:val="008138B7"/>
    <w:rsid w:val="00814C97"/>
    <w:rsid w:val="00817548"/>
    <w:rsid w:val="008179D7"/>
    <w:rsid w:val="00825887"/>
    <w:rsid w:val="00825899"/>
    <w:rsid w:val="0083293D"/>
    <w:rsid w:val="00834F4D"/>
    <w:rsid w:val="008469AE"/>
    <w:rsid w:val="00853499"/>
    <w:rsid w:val="0086579B"/>
    <w:rsid w:val="00877E47"/>
    <w:rsid w:val="0088238C"/>
    <w:rsid w:val="00887E3E"/>
    <w:rsid w:val="00891132"/>
    <w:rsid w:val="00892235"/>
    <w:rsid w:val="008944DD"/>
    <w:rsid w:val="00897B9E"/>
    <w:rsid w:val="008A065C"/>
    <w:rsid w:val="008A4D05"/>
    <w:rsid w:val="008A74DE"/>
    <w:rsid w:val="008C27C7"/>
    <w:rsid w:val="008C29F5"/>
    <w:rsid w:val="008D1217"/>
    <w:rsid w:val="008E10BA"/>
    <w:rsid w:val="008E3ED3"/>
    <w:rsid w:val="008F5D72"/>
    <w:rsid w:val="008F6F5E"/>
    <w:rsid w:val="00901A97"/>
    <w:rsid w:val="00901B3D"/>
    <w:rsid w:val="0091292D"/>
    <w:rsid w:val="00913E44"/>
    <w:rsid w:val="009203E3"/>
    <w:rsid w:val="009220EB"/>
    <w:rsid w:val="00926F45"/>
    <w:rsid w:val="00927413"/>
    <w:rsid w:val="00930314"/>
    <w:rsid w:val="00951500"/>
    <w:rsid w:val="00961ABB"/>
    <w:rsid w:val="009624FE"/>
    <w:rsid w:val="009724E2"/>
    <w:rsid w:val="0097747F"/>
    <w:rsid w:val="00977E1C"/>
    <w:rsid w:val="00984688"/>
    <w:rsid w:val="00994502"/>
    <w:rsid w:val="009A5BB6"/>
    <w:rsid w:val="009B5156"/>
    <w:rsid w:val="009B5D26"/>
    <w:rsid w:val="009C1D9E"/>
    <w:rsid w:val="009C4B09"/>
    <w:rsid w:val="009D0487"/>
    <w:rsid w:val="009D2EB6"/>
    <w:rsid w:val="009D55BE"/>
    <w:rsid w:val="009E5472"/>
    <w:rsid w:val="009E69D3"/>
    <w:rsid w:val="009F37C0"/>
    <w:rsid w:val="00A07719"/>
    <w:rsid w:val="00A13DC7"/>
    <w:rsid w:val="00A144BC"/>
    <w:rsid w:val="00A1672A"/>
    <w:rsid w:val="00A25348"/>
    <w:rsid w:val="00A33FFD"/>
    <w:rsid w:val="00A347A8"/>
    <w:rsid w:val="00A51440"/>
    <w:rsid w:val="00A6711C"/>
    <w:rsid w:val="00A7360A"/>
    <w:rsid w:val="00A74246"/>
    <w:rsid w:val="00A94B2A"/>
    <w:rsid w:val="00A963D2"/>
    <w:rsid w:val="00A97218"/>
    <w:rsid w:val="00AA0A87"/>
    <w:rsid w:val="00AA1319"/>
    <w:rsid w:val="00AA1FC9"/>
    <w:rsid w:val="00AA20F0"/>
    <w:rsid w:val="00AA2E28"/>
    <w:rsid w:val="00AB4D6A"/>
    <w:rsid w:val="00AD436C"/>
    <w:rsid w:val="00AE363D"/>
    <w:rsid w:val="00AF32DE"/>
    <w:rsid w:val="00AF3935"/>
    <w:rsid w:val="00B00DA5"/>
    <w:rsid w:val="00B106FC"/>
    <w:rsid w:val="00B13337"/>
    <w:rsid w:val="00B13C0E"/>
    <w:rsid w:val="00B17C81"/>
    <w:rsid w:val="00B22439"/>
    <w:rsid w:val="00B25BD1"/>
    <w:rsid w:val="00B266AB"/>
    <w:rsid w:val="00B31C9B"/>
    <w:rsid w:val="00B34C08"/>
    <w:rsid w:val="00B5071E"/>
    <w:rsid w:val="00B53660"/>
    <w:rsid w:val="00B61374"/>
    <w:rsid w:val="00B6512C"/>
    <w:rsid w:val="00B7069B"/>
    <w:rsid w:val="00B9374C"/>
    <w:rsid w:val="00BA6099"/>
    <w:rsid w:val="00BA7C50"/>
    <w:rsid w:val="00BB59EA"/>
    <w:rsid w:val="00BB740A"/>
    <w:rsid w:val="00BC7060"/>
    <w:rsid w:val="00BD0C1C"/>
    <w:rsid w:val="00BD42E7"/>
    <w:rsid w:val="00BD530A"/>
    <w:rsid w:val="00BE759F"/>
    <w:rsid w:val="00C03138"/>
    <w:rsid w:val="00C03F2F"/>
    <w:rsid w:val="00C10673"/>
    <w:rsid w:val="00C14FAF"/>
    <w:rsid w:val="00C159B7"/>
    <w:rsid w:val="00C23B11"/>
    <w:rsid w:val="00C266C7"/>
    <w:rsid w:val="00C415C2"/>
    <w:rsid w:val="00C44E61"/>
    <w:rsid w:val="00C466C8"/>
    <w:rsid w:val="00C47C87"/>
    <w:rsid w:val="00C47C9A"/>
    <w:rsid w:val="00C637B2"/>
    <w:rsid w:val="00C6424B"/>
    <w:rsid w:val="00C64977"/>
    <w:rsid w:val="00C775BA"/>
    <w:rsid w:val="00C7793C"/>
    <w:rsid w:val="00C97F8B"/>
    <w:rsid w:val="00CA3030"/>
    <w:rsid w:val="00CA5F34"/>
    <w:rsid w:val="00CB1EE8"/>
    <w:rsid w:val="00CB1FC8"/>
    <w:rsid w:val="00CB6C0B"/>
    <w:rsid w:val="00CC658C"/>
    <w:rsid w:val="00CD012F"/>
    <w:rsid w:val="00CD33A0"/>
    <w:rsid w:val="00CD37E7"/>
    <w:rsid w:val="00CD7714"/>
    <w:rsid w:val="00D07018"/>
    <w:rsid w:val="00D10F0C"/>
    <w:rsid w:val="00D16CB8"/>
    <w:rsid w:val="00D17FAC"/>
    <w:rsid w:val="00D20492"/>
    <w:rsid w:val="00D2466C"/>
    <w:rsid w:val="00D33DCA"/>
    <w:rsid w:val="00D35B6E"/>
    <w:rsid w:val="00D3613E"/>
    <w:rsid w:val="00D37E02"/>
    <w:rsid w:val="00D4043D"/>
    <w:rsid w:val="00D458AD"/>
    <w:rsid w:val="00D57050"/>
    <w:rsid w:val="00D57A21"/>
    <w:rsid w:val="00D63626"/>
    <w:rsid w:val="00D64567"/>
    <w:rsid w:val="00D646B3"/>
    <w:rsid w:val="00D65CE4"/>
    <w:rsid w:val="00D662F4"/>
    <w:rsid w:val="00D70D31"/>
    <w:rsid w:val="00D74794"/>
    <w:rsid w:val="00D75B15"/>
    <w:rsid w:val="00D80FD7"/>
    <w:rsid w:val="00D83645"/>
    <w:rsid w:val="00D85041"/>
    <w:rsid w:val="00D85BCD"/>
    <w:rsid w:val="00D9606C"/>
    <w:rsid w:val="00D979DB"/>
    <w:rsid w:val="00DA2136"/>
    <w:rsid w:val="00DB48CC"/>
    <w:rsid w:val="00DC48B6"/>
    <w:rsid w:val="00DD09C0"/>
    <w:rsid w:val="00DD38F7"/>
    <w:rsid w:val="00DD6134"/>
    <w:rsid w:val="00DD6B3B"/>
    <w:rsid w:val="00DE05F1"/>
    <w:rsid w:val="00DF2355"/>
    <w:rsid w:val="00DF7AA8"/>
    <w:rsid w:val="00E02A36"/>
    <w:rsid w:val="00E07AF3"/>
    <w:rsid w:val="00E1408C"/>
    <w:rsid w:val="00E16EEE"/>
    <w:rsid w:val="00E24F5B"/>
    <w:rsid w:val="00E255EC"/>
    <w:rsid w:val="00E35C60"/>
    <w:rsid w:val="00E367CE"/>
    <w:rsid w:val="00E4061A"/>
    <w:rsid w:val="00E4105D"/>
    <w:rsid w:val="00E43F54"/>
    <w:rsid w:val="00E51681"/>
    <w:rsid w:val="00E55587"/>
    <w:rsid w:val="00E55730"/>
    <w:rsid w:val="00E632AE"/>
    <w:rsid w:val="00E66F5D"/>
    <w:rsid w:val="00E76A7D"/>
    <w:rsid w:val="00E777B4"/>
    <w:rsid w:val="00E868C9"/>
    <w:rsid w:val="00E90EFD"/>
    <w:rsid w:val="00E90FD5"/>
    <w:rsid w:val="00E9199A"/>
    <w:rsid w:val="00E95B73"/>
    <w:rsid w:val="00EA1B3B"/>
    <w:rsid w:val="00EA3109"/>
    <w:rsid w:val="00EA6290"/>
    <w:rsid w:val="00EA795D"/>
    <w:rsid w:val="00EB3C49"/>
    <w:rsid w:val="00EB4D2A"/>
    <w:rsid w:val="00EC1A50"/>
    <w:rsid w:val="00EC571F"/>
    <w:rsid w:val="00EC65EB"/>
    <w:rsid w:val="00ED1D01"/>
    <w:rsid w:val="00EE0A0E"/>
    <w:rsid w:val="00EF01DE"/>
    <w:rsid w:val="00EF1B97"/>
    <w:rsid w:val="00EF2934"/>
    <w:rsid w:val="00EF5801"/>
    <w:rsid w:val="00F03752"/>
    <w:rsid w:val="00F06EB4"/>
    <w:rsid w:val="00F1170C"/>
    <w:rsid w:val="00F127DA"/>
    <w:rsid w:val="00F21812"/>
    <w:rsid w:val="00F221D4"/>
    <w:rsid w:val="00F24C5D"/>
    <w:rsid w:val="00F33224"/>
    <w:rsid w:val="00F347C0"/>
    <w:rsid w:val="00F3722E"/>
    <w:rsid w:val="00F47467"/>
    <w:rsid w:val="00F500DB"/>
    <w:rsid w:val="00F608FB"/>
    <w:rsid w:val="00F8316A"/>
    <w:rsid w:val="00F92655"/>
    <w:rsid w:val="00F93E4D"/>
    <w:rsid w:val="00FA0E06"/>
    <w:rsid w:val="00FB6323"/>
    <w:rsid w:val="00FC4C7D"/>
    <w:rsid w:val="00FC537A"/>
    <w:rsid w:val="00FC5E44"/>
    <w:rsid w:val="00FC607D"/>
    <w:rsid w:val="00FC60F4"/>
    <w:rsid w:val="00FD147B"/>
    <w:rsid w:val="00FD6563"/>
    <w:rsid w:val="00FE3A90"/>
    <w:rsid w:val="00FF0918"/>
    <w:rsid w:val="00FF661A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150A4"/>
  <w15:chartTrackingRefBased/>
  <w15:docId w15:val="{728081DD-C5B4-0745-8BD6-DE9CDE0D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312D2A"/>
        <w:sz w:val="18"/>
        <w:szCs w:val="18"/>
        <w:lang w:val="en-US" w:eastAsia="en-US" w:bidi="ar-SA"/>
      </w:rPr>
    </w:rPrDefault>
    <w:pPrDefault>
      <w:pPr>
        <w:spacing w:after="120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4" w:qFormat="1"/>
    <w:lsdException w:name="heading 2" w:locked="0" w:semiHidden="1" w:uiPriority="9" w:unhideWhenUsed="1" w:qFormat="1"/>
    <w:lsdException w:name="heading 3" w:locked="0" w:semiHidden="1" w:uiPriority="9" w:unhideWhenUsed="1"/>
    <w:lsdException w:name="heading 4" w:locked="0" w:semiHidden="1" w:uiPriority="9" w:unhideWhenUsed="1"/>
    <w:lsdException w:name="heading 5" w:locked="0" w:semiHidden="1" w:uiPriority="9" w:unhideWhenUsed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iPriority="39" w:unhideWhenUsed="1"/>
    <w:lsdException w:name="index heading" w:locked="0" w:semiHidden="1" w:unhideWhenUsed="1"/>
    <w:lsdException w:name="caption" w:locked="0" w:semiHidden="1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9" w:qFormat="1"/>
    <w:lsdException w:name="Salutation" w:locked="0" w:semiHidden="1" w:unhideWhenUsed="1"/>
    <w:lsdException w:name="Date" w:locked="0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0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locked="0" w:semiHidden="1" w:unhideWhenUsed="1"/>
    <w:lsdException w:name="Outline List 2" w:locked="0" w:semiHidden="1" w:unhideWhenUsed="1"/>
    <w:lsdException w:name="Outline List 3" w:locked="0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locked="0" w:semiHidden="1" w:unhideWhenUsed="1"/>
    <w:lsdException w:name="Table 3D effects 2" w:locked="0" w:semiHidden="1" w:unhideWhenUsed="1"/>
    <w:lsdException w:name="Table 3D effects 3" w:locked="0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/>
    <w:lsdException w:name="Intense Emphasis" w:locked="0" w:uiPriority="21"/>
    <w:lsdException w:name="Subtle Reference" w:locked="0" w:uiPriority="31"/>
    <w:lsdException w:name="Intense Reference" w:locked="0" w:uiPriority="32"/>
    <w:lsdException w:name="Book Title" w:locked="0" w:semiHidden="1" w:uiPriority="33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49547A"/>
  </w:style>
  <w:style w:type="paragraph" w:styleId="Heading1">
    <w:name w:val="heading 1"/>
    <w:basedOn w:val="Normal"/>
    <w:next w:val="Normal"/>
    <w:link w:val="Heading1Char"/>
    <w:uiPriority w:val="4"/>
    <w:qFormat/>
    <w:rsid w:val="001E7267"/>
    <w:pPr>
      <w:spacing w:before="240" w:after="80"/>
      <w:outlineLvl w:val="0"/>
    </w:pPr>
    <w:rPr>
      <w:b/>
      <w:caps/>
      <w:color w:val="AE562C"/>
      <w:sz w:val="26"/>
    </w:rPr>
  </w:style>
  <w:style w:type="paragraph" w:styleId="Heading2">
    <w:name w:val="heading 2"/>
    <w:basedOn w:val="Normal"/>
    <w:next w:val="Normal"/>
    <w:link w:val="Heading2Char"/>
    <w:uiPriority w:val="4"/>
    <w:qFormat/>
    <w:rsid w:val="00901B3D"/>
    <w:pPr>
      <w:spacing w:before="240" w:after="80" w:line="320" w:lineRule="atLeast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4"/>
    <w:rsid w:val="00901B3D"/>
    <w:pPr>
      <w:spacing w:before="200" w:after="80" w:line="320" w:lineRule="atLeast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4"/>
    <w:rsid w:val="00901B3D"/>
    <w:pPr>
      <w:spacing w:before="160" w:after="80" w:line="320" w:lineRule="atLeast"/>
      <w:outlineLvl w:val="3"/>
    </w:pPr>
    <w:rPr>
      <w:b/>
      <w:b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4"/>
    <w:rsid w:val="00901B3D"/>
    <w:pPr>
      <w:spacing w:before="120" w:after="80" w:line="320" w:lineRule="atLeas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EA31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3221A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qFormat/>
    <w:rsid w:val="00EA31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3221A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qFormat/>
    <w:rsid w:val="00EA31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534C4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qFormat/>
    <w:rsid w:val="00EA31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34C4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1E7267"/>
    <w:rPr>
      <w:b/>
      <w:caps/>
      <w:color w:val="AE562C"/>
      <w:sz w:val="26"/>
    </w:rPr>
  </w:style>
  <w:style w:type="character" w:styleId="Hyperlink">
    <w:name w:val="Hyperlink"/>
    <w:basedOn w:val="DefaultParagraphFont"/>
    <w:uiPriority w:val="99"/>
    <w:unhideWhenUsed/>
    <w:rsid w:val="003839B4"/>
    <w:rPr>
      <w:color w:val="2C5967"/>
      <w:u w:val="single"/>
    </w:rPr>
  </w:style>
  <w:style w:type="paragraph" w:styleId="TOC1">
    <w:name w:val="toc 1"/>
    <w:basedOn w:val="Normal"/>
    <w:next w:val="Normal"/>
    <w:autoRedefine/>
    <w:uiPriority w:val="39"/>
    <w:rsid w:val="00706CAD"/>
    <w:pPr>
      <w:tabs>
        <w:tab w:val="right" w:pos="6941"/>
      </w:tabs>
      <w:spacing w:before="120" w:after="40"/>
      <w:ind w:right="3427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rsid w:val="003161BA"/>
    <w:pPr>
      <w:tabs>
        <w:tab w:val="right" w:pos="6941"/>
      </w:tabs>
      <w:spacing w:before="40" w:after="40"/>
      <w:ind w:left="360" w:right="3427"/>
    </w:pPr>
    <w:rPr>
      <w:noProof/>
      <w:sz w:val="15"/>
      <w:szCs w:val="15"/>
    </w:rPr>
  </w:style>
  <w:style w:type="paragraph" w:styleId="TOC3">
    <w:name w:val="toc 3"/>
    <w:basedOn w:val="Normal"/>
    <w:next w:val="Normal"/>
    <w:autoRedefine/>
    <w:uiPriority w:val="39"/>
    <w:rsid w:val="003161BA"/>
    <w:pPr>
      <w:tabs>
        <w:tab w:val="right" w:pos="6941"/>
      </w:tabs>
      <w:spacing w:before="40" w:after="0"/>
      <w:ind w:left="720" w:right="3427"/>
    </w:pPr>
    <w:rPr>
      <w:sz w:val="15"/>
      <w:szCs w:val="15"/>
    </w:rPr>
  </w:style>
  <w:style w:type="character" w:customStyle="1" w:styleId="Heading2Char">
    <w:name w:val="Heading 2 Char"/>
    <w:basedOn w:val="DefaultParagraphFont"/>
    <w:link w:val="Heading2"/>
    <w:uiPriority w:val="4"/>
    <w:rsid w:val="006E17A2"/>
    <w:rPr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4"/>
    <w:rsid w:val="006E17A2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rsid w:val="006E17A2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4"/>
    <w:rsid w:val="006E17A2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901B3D"/>
    <w:rPr>
      <w:rFonts w:asciiTheme="majorHAnsi" w:eastAsiaTheme="majorEastAsia" w:hAnsiTheme="majorHAnsi" w:cstheme="majorBidi"/>
      <w:color w:val="63221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901B3D"/>
    <w:rPr>
      <w:rFonts w:asciiTheme="majorHAnsi" w:eastAsiaTheme="majorEastAsia" w:hAnsiTheme="majorHAnsi" w:cstheme="majorBidi"/>
      <w:i/>
      <w:iCs/>
      <w:color w:val="63221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901B3D"/>
    <w:rPr>
      <w:rFonts w:asciiTheme="majorHAnsi" w:eastAsiaTheme="majorEastAsia" w:hAnsiTheme="majorHAnsi" w:cstheme="majorBidi"/>
      <w:color w:val="534C4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901B3D"/>
    <w:rPr>
      <w:rFonts w:asciiTheme="majorHAnsi" w:eastAsiaTheme="majorEastAsia" w:hAnsiTheme="majorHAnsi" w:cstheme="majorBidi"/>
      <w:i/>
      <w:iCs/>
      <w:color w:val="534C4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B349B"/>
    <w:pPr>
      <w:keepNext/>
      <w:keepLines/>
      <w:outlineLvl w:val="9"/>
    </w:pPr>
    <w:rPr>
      <w:rFonts w:eastAsiaTheme="majorEastAsia" w:cstheme="majorBidi"/>
      <w:bCs/>
      <w:szCs w:val="26"/>
    </w:rPr>
  </w:style>
  <w:style w:type="paragraph" w:styleId="Header">
    <w:name w:val="header"/>
    <w:basedOn w:val="Normal"/>
    <w:link w:val="HeaderChar"/>
    <w:uiPriority w:val="39"/>
    <w:unhideWhenUsed/>
    <w:rsid w:val="00EA3109"/>
    <w:pPr>
      <w:tabs>
        <w:tab w:val="center" w:pos="4680"/>
        <w:tab w:val="right" w:pos="9360"/>
      </w:tabs>
      <w:spacing w:after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39"/>
    <w:rsid w:val="00E9199A"/>
    <w:rPr>
      <w:rFonts w:eastAsiaTheme="minorEastAsia"/>
    </w:rPr>
  </w:style>
  <w:style w:type="paragraph" w:styleId="Footer">
    <w:name w:val="footer"/>
    <w:basedOn w:val="Normal"/>
    <w:link w:val="FooterChar"/>
    <w:uiPriority w:val="39"/>
    <w:unhideWhenUsed/>
    <w:rsid w:val="0054621D"/>
    <w:pPr>
      <w:spacing w:after="0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39"/>
    <w:rsid w:val="00E9199A"/>
    <w:rPr>
      <w:sz w:val="12"/>
    </w:rPr>
  </w:style>
  <w:style w:type="paragraph" w:styleId="Subtitle">
    <w:name w:val="Subtitle"/>
    <w:basedOn w:val="Normal"/>
    <w:next w:val="Normal"/>
    <w:link w:val="SubtitleChar"/>
    <w:uiPriority w:val="9"/>
    <w:qFormat/>
    <w:rsid w:val="000652CE"/>
    <w:pPr>
      <w:numPr>
        <w:ilvl w:val="1"/>
      </w:numPr>
      <w:spacing w:line="440" w:lineRule="atLeast"/>
      <w:contextualSpacing/>
    </w:pPr>
    <w:rPr>
      <w:rFonts w:eastAsiaTheme="majorEastAsia" w:cstheme="majorBidi"/>
      <w:iCs/>
      <w:color w:val="67605B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9"/>
    <w:rsid w:val="003839B4"/>
    <w:rPr>
      <w:rFonts w:eastAsiaTheme="majorEastAsia" w:cstheme="majorBidi"/>
      <w:iCs/>
      <w:color w:val="67605B"/>
      <w:sz w:val="32"/>
      <w:szCs w:val="24"/>
    </w:rPr>
  </w:style>
  <w:style w:type="paragraph" w:styleId="Bibliography">
    <w:name w:val="Bibliography"/>
    <w:basedOn w:val="Normal"/>
    <w:next w:val="Normal"/>
    <w:uiPriority w:val="37"/>
    <w:semiHidden/>
    <w:rsid w:val="00EA3109"/>
    <w:pPr>
      <w:spacing w:after="200" w:line="276" w:lineRule="auto"/>
    </w:pPr>
    <w:rPr>
      <w:rFonts w:eastAsiaTheme="minorEastAsia"/>
    </w:rPr>
  </w:style>
  <w:style w:type="paragraph" w:styleId="BlockText">
    <w:name w:val="Block Text"/>
    <w:basedOn w:val="Normal"/>
    <w:uiPriority w:val="99"/>
    <w:semiHidden/>
    <w:locked/>
    <w:rsid w:val="00EA3109"/>
    <w:pPr>
      <w:pBdr>
        <w:top w:val="single" w:sz="2" w:space="10" w:color="C74634" w:themeColor="accent1"/>
        <w:left w:val="single" w:sz="2" w:space="10" w:color="C74634" w:themeColor="accent1"/>
        <w:bottom w:val="single" w:sz="2" w:space="10" w:color="C74634" w:themeColor="accent1"/>
        <w:right w:val="single" w:sz="2" w:space="10" w:color="C74634" w:themeColor="accent1"/>
      </w:pBdr>
      <w:spacing w:after="200" w:line="276" w:lineRule="auto"/>
      <w:ind w:left="1152" w:right="1152"/>
    </w:pPr>
    <w:rPr>
      <w:rFonts w:eastAsiaTheme="minorEastAsia"/>
      <w:i/>
      <w:iCs/>
      <w:color w:val="C74634" w:themeColor="accent1"/>
    </w:rPr>
  </w:style>
  <w:style w:type="paragraph" w:styleId="Closing">
    <w:name w:val="Closing"/>
    <w:basedOn w:val="Normal"/>
    <w:link w:val="ClosingChar"/>
    <w:uiPriority w:val="99"/>
    <w:semiHidden/>
    <w:rsid w:val="00EA3109"/>
    <w:pPr>
      <w:spacing w:after="0"/>
      <w:ind w:left="4320"/>
    </w:pPr>
    <w:rPr>
      <w:rFonts w:eastAsiaTheme="minorEastAsia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D70D31"/>
    <w:rPr>
      <w:rFonts w:eastAsiaTheme="minorEastAsia"/>
    </w:rPr>
  </w:style>
  <w:style w:type="paragraph" w:styleId="Caption">
    <w:name w:val="caption"/>
    <w:basedOn w:val="Normal"/>
    <w:next w:val="Normal"/>
    <w:link w:val="CaptionChar"/>
    <w:uiPriority w:val="99"/>
    <w:semiHidden/>
    <w:qFormat/>
    <w:rsid w:val="008F5D72"/>
    <w:pPr>
      <w:spacing w:before="40"/>
    </w:pPr>
    <w:rPr>
      <w:rFonts w:eastAsiaTheme="minorEastAsia"/>
      <w:bCs/>
      <w:i/>
      <w:color w:val="8B8580"/>
      <w:sz w:val="15"/>
    </w:rPr>
  </w:style>
  <w:style w:type="character" w:styleId="CommentReference">
    <w:name w:val="annotation reference"/>
    <w:basedOn w:val="DefaultParagraphFont"/>
    <w:uiPriority w:val="99"/>
    <w:semiHidden/>
    <w:rsid w:val="00EA31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EA3109"/>
    <w:pPr>
      <w:spacing w:after="200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17A2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A31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17A2"/>
    <w:rPr>
      <w:rFonts w:eastAsiaTheme="minorEastAsia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rsid w:val="00EA3109"/>
    <w:pPr>
      <w:spacing w:after="200" w:line="276" w:lineRule="auto"/>
    </w:pPr>
    <w:rPr>
      <w:rFonts w:eastAsiaTheme="minorEastAsia"/>
    </w:rPr>
  </w:style>
  <w:style w:type="character" w:customStyle="1" w:styleId="DateChar">
    <w:name w:val="Date Char"/>
    <w:basedOn w:val="DefaultParagraphFont"/>
    <w:link w:val="Date"/>
    <w:uiPriority w:val="99"/>
    <w:semiHidden/>
    <w:rsid w:val="006E17A2"/>
    <w:rPr>
      <w:rFonts w:eastAsiaTheme="minorEastAsia"/>
    </w:rPr>
  </w:style>
  <w:style w:type="paragraph" w:styleId="DocumentMap">
    <w:name w:val="Document Map"/>
    <w:basedOn w:val="Normal"/>
    <w:link w:val="DocumentMapChar"/>
    <w:uiPriority w:val="99"/>
    <w:semiHidden/>
    <w:rsid w:val="00EA3109"/>
    <w:pPr>
      <w:spacing w:after="0"/>
    </w:pPr>
    <w:rPr>
      <w:rFonts w:ascii="Tahoma" w:eastAsiaTheme="minorEastAsi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E17A2"/>
    <w:rPr>
      <w:rFonts w:ascii="Tahoma" w:eastAsiaTheme="minorEastAsi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EA3109"/>
    <w:pPr>
      <w:spacing w:after="0"/>
    </w:pPr>
    <w:rPr>
      <w:rFonts w:eastAsiaTheme="minorEastAsia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E17A2"/>
    <w:rPr>
      <w:rFonts w:eastAsiaTheme="minorEastAsia"/>
    </w:rPr>
  </w:style>
  <w:style w:type="character" w:styleId="Emphasis">
    <w:name w:val="Emphasis"/>
    <w:uiPriority w:val="1"/>
    <w:rsid w:val="00EA3109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EA310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EA3109"/>
    <w:pPr>
      <w:spacing w:after="0"/>
    </w:pPr>
    <w:rPr>
      <w:rFonts w:eastAsiaTheme="minorEastAsia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E17A2"/>
    <w:rPr>
      <w:rFonts w:eastAsiaTheme="minorEastAsia"/>
      <w:sz w:val="20"/>
      <w:szCs w:val="20"/>
    </w:rPr>
  </w:style>
  <w:style w:type="character" w:styleId="FollowedHyperlink">
    <w:name w:val="FollowedHyperlink"/>
    <w:basedOn w:val="DefaultParagraphFont"/>
    <w:uiPriority w:val="39"/>
    <w:unhideWhenUsed/>
    <w:rsid w:val="003839B4"/>
    <w:rPr>
      <w:color w:val="2C596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EA310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EA3109"/>
    <w:pPr>
      <w:spacing w:after="0"/>
    </w:pPr>
    <w:rPr>
      <w:rFonts w:eastAsiaTheme="minorEastAsia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17A2"/>
    <w:rPr>
      <w:rFonts w:eastAsiaTheme="minorEastAsia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EA3109"/>
    <w:pPr>
      <w:spacing w:after="0"/>
      <w:ind w:left="220" w:hanging="220"/>
    </w:pPr>
    <w:rPr>
      <w:rFonts w:eastAsiaTheme="minorEastAsia"/>
    </w:rPr>
  </w:style>
  <w:style w:type="paragraph" w:styleId="Index2">
    <w:name w:val="index 2"/>
    <w:basedOn w:val="Normal"/>
    <w:next w:val="Normal"/>
    <w:autoRedefine/>
    <w:uiPriority w:val="99"/>
    <w:semiHidden/>
    <w:rsid w:val="00EA3109"/>
    <w:pPr>
      <w:spacing w:after="0"/>
      <w:ind w:left="440" w:hanging="220"/>
    </w:pPr>
    <w:rPr>
      <w:rFonts w:eastAsiaTheme="minorEastAsia"/>
    </w:rPr>
  </w:style>
  <w:style w:type="paragraph" w:styleId="Index3">
    <w:name w:val="index 3"/>
    <w:basedOn w:val="Normal"/>
    <w:next w:val="Normal"/>
    <w:autoRedefine/>
    <w:uiPriority w:val="99"/>
    <w:semiHidden/>
    <w:rsid w:val="00EA3109"/>
    <w:pPr>
      <w:spacing w:after="0"/>
      <w:ind w:left="660" w:hanging="220"/>
    </w:pPr>
    <w:rPr>
      <w:rFonts w:eastAsiaTheme="minorEastAsia"/>
    </w:rPr>
  </w:style>
  <w:style w:type="paragraph" w:styleId="Index4">
    <w:name w:val="index 4"/>
    <w:basedOn w:val="Normal"/>
    <w:next w:val="Normal"/>
    <w:autoRedefine/>
    <w:uiPriority w:val="99"/>
    <w:semiHidden/>
    <w:rsid w:val="00EA3109"/>
    <w:pPr>
      <w:spacing w:after="0"/>
      <w:ind w:left="880" w:hanging="220"/>
    </w:pPr>
    <w:rPr>
      <w:rFonts w:eastAsiaTheme="minorEastAsia"/>
    </w:rPr>
  </w:style>
  <w:style w:type="paragraph" w:styleId="Index5">
    <w:name w:val="index 5"/>
    <w:basedOn w:val="Normal"/>
    <w:next w:val="Normal"/>
    <w:autoRedefine/>
    <w:uiPriority w:val="99"/>
    <w:semiHidden/>
    <w:rsid w:val="00EA3109"/>
    <w:pPr>
      <w:spacing w:after="0"/>
      <w:ind w:left="1100" w:hanging="220"/>
    </w:pPr>
    <w:rPr>
      <w:rFonts w:eastAsiaTheme="minorEastAsia"/>
    </w:rPr>
  </w:style>
  <w:style w:type="paragraph" w:styleId="Index6">
    <w:name w:val="index 6"/>
    <w:basedOn w:val="Normal"/>
    <w:next w:val="Normal"/>
    <w:autoRedefine/>
    <w:uiPriority w:val="99"/>
    <w:semiHidden/>
    <w:rsid w:val="00EA3109"/>
    <w:pPr>
      <w:spacing w:after="0"/>
      <w:ind w:left="1320" w:hanging="220"/>
    </w:pPr>
    <w:rPr>
      <w:rFonts w:eastAsiaTheme="minorEastAsia"/>
    </w:rPr>
  </w:style>
  <w:style w:type="paragraph" w:styleId="Index7">
    <w:name w:val="index 7"/>
    <w:basedOn w:val="Normal"/>
    <w:next w:val="Normal"/>
    <w:autoRedefine/>
    <w:uiPriority w:val="99"/>
    <w:semiHidden/>
    <w:rsid w:val="00EA3109"/>
    <w:pPr>
      <w:spacing w:after="0"/>
      <w:ind w:left="1540" w:hanging="220"/>
    </w:pPr>
    <w:rPr>
      <w:rFonts w:eastAsiaTheme="minorEastAsia"/>
    </w:rPr>
  </w:style>
  <w:style w:type="paragraph" w:styleId="Index8">
    <w:name w:val="index 8"/>
    <w:basedOn w:val="Normal"/>
    <w:next w:val="Normal"/>
    <w:autoRedefine/>
    <w:uiPriority w:val="99"/>
    <w:semiHidden/>
    <w:rsid w:val="00EA3109"/>
    <w:pPr>
      <w:spacing w:after="0"/>
      <w:ind w:left="1760" w:hanging="220"/>
    </w:pPr>
    <w:rPr>
      <w:rFonts w:eastAsiaTheme="minorEastAsia"/>
    </w:rPr>
  </w:style>
  <w:style w:type="paragraph" w:styleId="Index9">
    <w:name w:val="index 9"/>
    <w:basedOn w:val="Normal"/>
    <w:next w:val="Normal"/>
    <w:autoRedefine/>
    <w:uiPriority w:val="99"/>
    <w:semiHidden/>
    <w:rsid w:val="00EA3109"/>
    <w:pPr>
      <w:spacing w:after="0"/>
      <w:ind w:left="1980" w:hanging="220"/>
    </w:pPr>
    <w:rPr>
      <w:rFonts w:eastAsiaTheme="minorEastAsia"/>
    </w:rPr>
  </w:style>
  <w:style w:type="paragraph" w:styleId="IndexHeading">
    <w:name w:val="index heading"/>
    <w:basedOn w:val="Normal"/>
    <w:next w:val="Index1"/>
    <w:uiPriority w:val="99"/>
    <w:semiHidden/>
    <w:rsid w:val="00EA3109"/>
    <w:pPr>
      <w:spacing w:after="200" w:line="276" w:lineRule="auto"/>
    </w:pPr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uiPriority w:val="99"/>
    <w:semiHidden/>
    <w:rsid w:val="001E726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EA3109"/>
    <w:pPr>
      <w:pBdr>
        <w:bottom w:val="single" w:sz="4" w:space="4" w:color="C74634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C74634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D70D31"/>
    <w:rPr>
      <w:rFonts w:eastAsiaTheme="minorEastAsia"/>
      <w:b/>
      <w:bCs/>
      <w:i/>
      <w:iCs/>
      <w:color w:val="C74634" w:themeColor="accent1"/>
    </w:rPr>
  </w:style>
  <w:style w:type="character" w:styleId="IntenseReference">
    <w:name w:val="Intense Reference"/>
    <w:uiPriority w:val="99"/>
    <w:semiHidden/>
    <w:rsid w:val="00EA3109"/>
    <w:rPr>
      <w:b/>
      <w:bCs/>
      <w:smallCaps/>
      <w:color w:val="FACD62" w:themeColor="accent2"/>
      <w:spacing w:val="5"/>
      <w:u w:val="single"/>
    </w:rPr>
  </w:style>
  <w:style w:type="character" w:styleId="LineNumber">
    <w:name w:val="line number"/>
    <w:basedOn w:val="DefaultParagraphFont"/>
    <w:uiPriority w:val="99"/>
    <w:semiHidden/>
    <w:rsid w:val="00EA3109"/>
  </w:style>
  <w:style w:type="paragraph" w:styleId="List">
    <w:name w:val="List"/>
    <w:basedOn w:val="Normal"/>
    <w:uiPriority w:val="99"/>
    <w:semiHidden/>
    <w:rsid w:val="00EA3109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semiHidden/>
    <w:rsid w:val="00EA3109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semiHidden/>
    <w:rsid w:val="00EA3109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4">
    <w:name w:val="List 4"/>
    <w:basedOn w:val="Normal"/>
    <w:uiPriority w:val="99"/>
    <w:semiHidden/>
    <w:rsid w:val="00EA3109"/>
    <w:pPr>
      <w:spacing w:after="200" w:line="276" w:lineRule="auto"/>
      <w:ind w:left="1440" w:hanging="360"/>
      <w:contextualSpacing/>
    </w:pPr>
    <w:rPr>
      <w:rFonts w:eastAsiaTheme="minorEastAsia"/>
    </w:rPr>
  </w:style>
  <w:style w:type="paragraph" w:styleId="List5">
    <w:name w:val="List 5"/>
    <w:basedOn w:val="Normal"/>
    <w:uiPriority w:val="99"/>
    <w:semiHidden/>
    <w:rsid w:val="00EA3109"/>
    <w:pPr>
      <w:spacing w:after="200" w:line="276" w:lineRule="auto"/>
      <w:ind w:left="180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semiHidden/>
    <w:rsid w:val="00F8316A"/>
    <w:pPr>
      <w:spacing w:after="0"/>
    </w:pPr>
    <w:rPr>
      <w:rFonts w:eastAsiaTheme="minorEastAsia"/>
    </w:rPr>
  </w:style>
  <w:style w:type="paragraph" w:styleId="ListBullet2">
    <w:name w:val="List Bullet 2"/>
    <w:basedOn w:val="ListBullet"/>
    <w:uiPriority w:val="99"/>
    <w:semiHidden/>
    <w:rsid w:val="00F8316A"/>
    <w:pPr>
      <w:numPr>
        <w:numId w:val="1"/>
      </w:numPr>
    </w:pPr>
  </w:style>
  <w:style w:type="paragraph" w:styleId="ListBullet3">
    <w:name w:val="List Bullet 3"/>
    <w:basedOn w:val="ListBullet"/>
    <w:uiPriority w:val="99"/>
    <w:semiHidden/>
    <w:rsid w:val="00F8316A"/>
    <w:pPr>
      <w:numPr>
        <w:numId w:val="2"/>
      </w:numPr>
    </w:pPr>
  </w:style>
  <w:style w:type="paragraph" w:styleId="ListBullet4">
    <w:name w:val="List Bullet 4"/>
    <w:basedOn w:val="ListBullet"/>
    <w:uiPriority w:val="99"/>
    <w:semiHidden/>
    <w:rsid w:val="00F8316A"/>
    <w:pPr>
      <w:numPr>
        <w:numId w:val="3"/>
      </w:numPr>
    </w:pPr>
  </w:style>
  <w:style w:type="paragraph" w:styleId="ListBullet5">
    <w:name w:val="List Bullet 5"/>
    <w:basedOn w:val="Normal"/>
    <w:uiPriority w:val="99"/>
    <w:semiHidden/>
    <w:rsid w:val="00F8316A"/>
    <w:pPr>
      <w:numPr>
        <w:numId w:val="4"/>
      </w:numPr>
      <w:spacing w:after="0"/>
    </w:pPr>
    <w:rPr>
      <w:rFonts w:eastAsiaTheme="minorEastAsia"/>
    </w:rPr>
  </w:style>
  <w:style w:type="paragraph" w:styleId="ListContinue">
    <w:name w:val="List Continue"/>
    <w:basedOn w:val="Normal"/>
    <w:uiPriority w:val="99"/>
    <w:semiHidden/>
    <w:rsid w:val="00F8316A"/>
    <w:pPr>
      <w:numPr>
        <w:numId w:val="11"/>
      </w:numPr>
      <w:spacing w:after="0"/>
    </w:pPr>
    <w:rPr>
      <w:rFonts w:eastAsiaTheme="minorEastAsia"/>
    </w:rPr>
  </w:style>
  <w:style w:type="paragraph" w:styleId="ListContinue2">
    <w:name w:val="List Continue 2"/>
    <w:basedOn w:val="ListContinue"/>
    <w:uiPriority w:val="99"/>
    <w:semiHidden/>
    <w:rsid w:val="00F8316A"/>
    <w:pPr>
      <w:numPr>
        <w:ilvl w:val="1"/>
      </w:numPr>
    </w:pPr>
  </w:style>
  <w:style w:type="paragraph" w:styleId="ListContinue3">
    <w:name w:val="List Continue 3"/>
    <w:basedOn w:val="ListContinue"/>
    <w:uiPriority w:val="99"/>
    <w:semiHidden/>
    <w:rsid w:val="00F8316A"/>
    <w:pPr>
      <w:numPr>
        <w:ilvl w:val="2"/>
      </w:numPr>
    </w:pPr>
  </w:style>
  <w:style w:type="paragraph" w:styleId="ListNumber4">
    <w:name w:val="List Number 4"/>
    <w:basedOn w:val="ListNumber"/>
    <w:uiPriority w:val="99"/>
    <w:semiHidden/>
    <w:rsid w:val="00EA3109"/>
    <w:pPr>
      <w:numPr>
        <w:numId w:val="8"/>
      </w:numPr>
      <w:spacing w:after="200" w:line="276" w:lineRule="auto"/>
      <w:contextualSpacing/>
    </w:pPr>
  </w:style>
  <w:style w:type="paragraph" w:styleId="ListNumber5">
    <w:name w:val="List Number 5"/>
    <w:basedOn w:val="ListNumber"/>
    <w:uiPriority w:val="99"/>
    <w:semiHidden/>
    <w:rsid w:val="00EA3109"/>
    <w:pPr>
      <w:numPr>
        <w:numId w:val="9"/>
      </w:numPr>
      <w:spacing w:after="200" w:line="276" w:lineRule="auto"/>
      <w:contextualSpacing/>
    </w:pPr>
  </w:style>
  <w:style w:type="paragraph" w:styleId="ListNumber">
    <w:name w:val="List Number"/>
    <w:basedOn w:val="Normal"/>
    <w:uiPriority w:val="99"/>
    <w:semiHidden/>
    <w:rsid w:val="00153282"/>
    <w:pPr>
      <w:numPr>
        <w:numId w:val="5"/>
      </w:numPr>
      <w:spacing w:after="0"/>
    </w:pPr>
    <w:rPr>
      <w:rFonts w:eastAsiaTheme="minorEastAsia"/>
    </w:rPr>
  </w:style>
  <w:style w:type="paragraph" w:styleId="ListContinue4">
    <w:name w:val="List Continue 4"/>
    <w:basedOn w:val="ListContinue"/>
    <w:uiPriority w:val="99"/>
    <w:semiHidden/>
    <w:rsid w:val="00F8316A"/>
    <w:pPr>
      <w:numPr>
        <w:ilvl w:val="3"/>
      </w:numPr>
    </w:pPr>
  </w:style>
  <w:style w:type="paragraph" w:styleId="ListContinue5">
    <w:name w:val="List Continue 5"/>
    <w:basedOn w:val="ListContinue"/>
    <w:uiPriority w:val="99"/>
    <w:semiHidden/>
    <w:rsid w:val="00F8316A"/>
    <w:pPr>
      <w:numPr>
        <w:ilvl w:val="4"/>
      </w:numPr>
    </w:pPr>
  </w:style>
  <w:style w:type="paragraph" w:styleId="ListNumber2">
    <w:name w:val="List Number 2"/>
    <w:basedOn w:val="ListNumber"/>
    <w:uiPriority w:val="99"/>
    <w:semiHidden/>
    <w:rsid w:val="00153282"/>
    <w:pPr>
      <w:numPr>
        <w:numId w:val="6"/>
      </w:numPr>
    </w:pPr>
  </w:style>
  <w:style w:type="paragraph" w:styleId="ListNumber3">
    <w:name w:val="List Number 3"/>
    <w:basedOn w:val="ListNumber"/>
    <w:uiPriority w:val="99"/>
    <w:semiHidden/>
    <w:rsid w:val="00EA3109"/>
    <w:pPr>
      <w:numPr>
        <w:numId w:val="7"/>
      </w:numPr>
      <w:spacing w:after="200" w:line="276" w:lineRule="auto"/>
      <w:contextualSpacing/>
    </w:pPr>
  </w:style>
  <w:style w:type="paragraph" w:styleId="ListParagraph">
    <w:name w:val="List Paragraph"/>
    <w:basedOn w:val="Normal"/>
    <w:uiPriority w:val="34"/>
    <w:qFormat/>
    <w:rsid w:val="00F8316A"/>
    <w:pPr>
      <w:spacing w:after="80"/>
      <w:ind w:left="720"/>
    </w:pPr>
    <w:rPr>
      <w:rFonts w:eastAsiaTheme="minorEastAsia"/>
    </w:rPr>
  </w:style>
  <w:style w:type="paragraph" w:styleId="MessageHeader">
    <w:name w:val="Message Header"/>
    <w:basedOn w:val="Normal"/>
    <w:link w:val="MessageHeaderChar"/>
    <w:uiPriority w:val="99"/>
    <w:semiHidden/>
    <w:rsid w:val="00EA310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17A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MacroText">
    <w:name w:val="macro"/>
    <w:link w:val="MacroTextChar"/>
    <w:uiPriority w:val="99"/>
    <w:semiHidden/>
    <w:rsid w:val="00EA310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6" w:lineRule="auto"/>
    </w:pPr>
    <w:rPr>
      <w:rFonts w:ascii="Consolas" w:eastAsiaTheme="minorEastAsia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E17A2"/>
    <w:rPr>
      <w:rFonts w:ascii="Consolas" w:eastAsiaTheme="minorEastAsia" w:hAnsi="Consolas" w:cs="Consolas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EA3109"/>
    <w:pPr>
      <w:spacing w:after="0"/>
    </w:pPr>
    <w:rPr>
      <w:rFonts w:eastAsiaTheme="minorEastAsia"/>
    </w:rPr>
  </w:style>
  <w:style w:type="paragraph" w:styleId="NormalWeb">
    <w:name w:val="Normal (Web)"/>
    <w:basedOn w:val="Normal"/>
    <w:uiPriority w:val="99"/>
    <w:rsid w:val="00EA3109"/>
    <w:pPr>
      <w:spacing w:after="200" w:line="276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EA3109"/>
    <w:pPr>
      <w:spacing w:after="200" w:line="276" w:lineRule="auto"/>
      <w:ind w:left="720"/>
    </w:pPr>
    <w:rPr>
      <w:rFonts w:eastAsiaTheme="minorEastAsia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EA3109"/>
    <w:pPr>
      <w:spacing w:after="0"/>
    </w:pPr>
    <w:rPr>
      <w:rFonts w:eastAsiaTheme="minorEastAsia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E17A2"/>
    <w:rPr>
      <w:rFonts w:eastAsiaTheme="minorEastAsia"/>
    </w:rPr>
  </w:style>
  <w:style w:type="character" w:styleId="PageNumber">
    <w:name w:val="page number"/>
    <w:basedOn w:val="DefaultParagraphFont"/>
    <w:uiPriority w:val="99"/>
    <w:rsid w:val="00EA3109"/>
  </w:style>
  <w:style w:type="character" w:styleId="PlaceholderText">
    <w:name w:val="Placeholder Text"/>
    <w:basedOn w:val="DefaultParagraphFont"/>
    <w:uiPriority w:val="99"/>
    <w:semiHidden/>
    <w:rsid w:val="00EA3109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EA3109"/>
    <w:pPr>
      <w:spacing w:after="0"/>
    </w:pPr>
    <w:rPr>
      <w:rFonts w:ascii="Consolas" w:eastAsiaTheme="minorEastAsia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E17A2"/>
    <w:rPr>
      <w:rFonts w:ascii="Consolas" w:eastAsiaTheme="minorEastAsia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99"/>
    <w:semiHidden/>
    <w:rsid w:val="00EA3109"/>
    <w:pPr>
      <w:spacing w:after="200" w:line="276" w:lineRule="auto"/>
    </w:pPr>
    <w:rPr>
      <w:rFonts w:eastAsiaTheme="minorEastAsia"/>
      <w:i/>
      <w:iCs/>
      <w:color w:val="312D2A" w:themeColor="text1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D70D31"/>
    <w:rPr>
      <w:rFonts w:eastAsiaTheme="minorEastAsia"/>
      <w:i/>
      <w:iCs/>
      <w:color w:val="312D2A" w:themeColor="text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EA3109"/>
    <w:pPr>
      <w:spacing w:after="200" w:line="276" w:lineRule="auto"/>
    </w:pPr>
    <w:rPr>
      <w:rFonts w:eastAsiaTheme="minorEastAsia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E17A2"/>
    <w:rPr>
      <w:rFonts w:eastAsiaTheme="minorEastAsia"/>
    </w:rPr>
  </w:style>
  <w:style w:type="paragraph" w:styleId="Signature">
    <w:name w:val="Signature"/>
    <w:basedOn w:val="Normal"/>
    <w:link w:val="SignatureChar"/>
    <w:uiPriority w:val="99"/>
    <w:semiHidden/>
    <w:rsid w:val="00EA3109"/>
    <w:pPr>
      <w:spacing w:after="0"/>
      <w:ind w:left="4320"/>
    </w:pPr>
    <w:rPr>
      <w:rFonts w:eastAsiaTheme="minorEastAsia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E17A2"/>
    <w:rPr>
      <w:rFonts w:eastAsiaTheme="minorEastAsia"/>
    </w:rPr>
  </w:style>
  <w:style w:type="character" w:styleId="Strong">
    <w:name w:val="Strong"/>
    <w:uiPriority w:val="1"/>
    <w:qFormat/>
    <w:rsid w:val="00EA3109"/>
    <w:rPr>
      <w:b/>
      <w:bCs/>
    </w:rPr>
  </w:style>
  <w:style w:type="character" w:styleId="SubtleEmphasis">
    <w:name w:val="Subtle Emphasis"/>
    <w:uiPriority w:val="99"/>
    <w:semiHidden/>
    <w:rsid w:val="00EA3109"/>
    <w:rPr>
      <w:i/>
      <w:iCs/>
      <w:color w:val="9E958E" w:themeColor="text1" w:themeTint="7F"/>
    </w:rPr>
  </w:style>
  <w:style w:type="character" w:styleId="SubtleReference">
    <w:name w:val="Subtle Reference"/>
    <w:uiPriority w:val="99"/>
    <w:semiHidden/>
    <w:rsid w:val="00EA3109"/>
    <w:rPr>
      <w:smallCaps/>
      <w:color w:val="FACD62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rsid w:val="00EA3109"/>
    <w:pPr>
      <w:spacing w:after="0" w:line="276" w:lineRule="auto"/>
      <w:ind w:left="220" w:hanging="220"/>
    </w:pPr>
    <w:rPr>
      <w:rFonts w:eastAsiaTheme="minorEastAsia"/>
    </w:rPr>
  </w:style>
  <w:style w:type="paragraph" w:styleId="TableofFigures">
    <w:name w:val="table of figures"/>
    <w:basedOn w:val="TOC2"/>
    <w:next w:val="Normal"/>
    <w:uiPriority w:val="99"/>
    <w:rsid w:val="003161BA"/>
    <w:pPr>
      <w:spacing w:after="0"/>
      <w:ind w:left="0"/>
    </w:pPr>
    <w:rPr>
      <w:rFonts w:eastAsiaTheme="minorEastAsia"/>
    </w:rPr>
  </w:style>
  <w:style w:type="paragraph" w:styleId="TOAHeading">
    <w:name w:val="toa heading"/>
    <w:basedOn w:val="Normal"/>
    <w:next w:val="Normal"/>
    <w:uiPriority w:val="99"/>
    <w:semiHidden/>
    <w:rsid w:val="00EA3109"/>
    <w:pPr>
      <w:spacing w:before="120" w:after="200" w:line="276" w:lineRule="auto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99"/>
    <w:semiHidden/>
    <w:rsid w:val="00EA3109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99"/>
    <w:semiHidden/>
    <w:rsid w:val="00EA3109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99"/>
    <w:semiHidden/>
    <w:rsid w:val="00EA3109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99"/>
    <w:semiHidden/>
    <w:rsid w:val="00EA3109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99"/>
    <w:semiHidden/>
    <w:rsid w:val="00EA3109"/>
    <w:pPr>
      <w:spacing w:after="0"/>
      <w:ind w:left="10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99"/>
    <w:semiHidden/>
    <w:rsid w:val="00EA3109"/>
    <w:pPr>
      <w:spacing w:after="0"/>
      <w:ind w:left="1260"/>
    </w:pPr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013004"/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3839B4"/>
    <w:rPr>
      <w:rFonts w:asciiTheme="majorHAnsi" w:eastAsiaTheme="majorEastAsia" w:hAnsiTheme="majorHAnsi" w:cstheme="majorBidi"/>
      <w:kern w:val="28"/>
      <w:sz w:val="72"/>
      <w:szCs w:val="56"/>
    </w:rPr>
  </w:style>
  <w:style w:type="paragraph" w:customStyle="1" w:styleId="CoverDateandInfo">
    <w:name w:val="Cover Date and Info"/>
    <w:basedOn w:val="NoSpacing"/>
    <w:link w:val="CoverDateandInfoChar"/>
    <w:uiPriority w:val="10"/>
    <w:rsid w:val="00F33224"/>
    <w:rPr>
      <w:color w:val="67605B"/>
    </w:rPr>
  </w:style>
  <w:style w:type="table" w:styleId="TableGrid">
    <w:name w:val="Table Grid"/>
    <w:basedOn w:val="TableNormal"/>
    <w:uiPriority w:val="39"/>
    <w:rsid w:val="009B5156"/>
    <w:pPr>
      <w:spacing w:after="0"/>
    </w:pPr>
    <w:tblPr>
      <w:tblCellMar>
        <w:left w:w="0" w:type="dxa"/>
        <w:right w:w="0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rsid w:val="003839B4"/>
    <w:rPr>
      <w:rFonts w:eastAsiaTheme="minorEastAsia"/>
    </w:rPr>
  </w:style>
  <w:style w:type="character" w:customStyle="1" w:styleId="CoverDateandInfoChar">
    <w:name w:val="Cover Date and Info Char"/>
    <w:basedOn w:val="NoSpacingChar"/>
    <w:link w:val="CoverDateandInfo"/>
    <w:uiPriority w:val="10"/>
    <w:rsid w:val="006E17A2"/>
    <w:rPr>
      <w:rFonts w:eastAsiaTheme="minorEastAsia"/>
      <w:color w:val="67605B"/>
    </w:rPr>
  </w:style>
  <w:style w:type="table" w:customStyle="1" w:styleId="FooterTable">
    <w:name w:val="Footer Table"/>
    <w:basedOn w:val="TableNormal"/>
    <w:uiPriority w:val="99"/>
    <w:rsid w:val="005B115D"/>
    <w:pPr>
      <w:spacing w:after="0"/>
    </w:pPr>
    <w:rPr>
      <w:sz w:val="12"/>
    </w:rPr>
    <w:tblPr>
      <w:tblCellMar>
        <w:left w:w="0" w:type="dxa"/>
        <w:right w:w="0" w:type="dxa"/>
      </w:tblCellMar>
    </w:tblPr>
    <w:tblStylePr w:type="firstCol">
      <w:pPr>
        <w:wordWrap/>
        <w:spacing w:beforeLines="0" w:before="0" w:beforeAutospacing="0" w:afterLines="0" w:after="0" w:afterAutospacing="0" w:line="240" w:lineRule="auto"/>
      </w:pPr>
      <w:rPr>
        <w:rFonts w:asciiTheme="minorHAnsi" w:hAnsiTheme="minorHAnsi"/>
        <w:b/>
        <w:sz w:val="12"/>
      </w:rPr>
    </w:tblStylePr>
  </w:style>
  <w:style w:type="table" w:customStyle="1" w:styleId="Two-ColumnRedwood">
    <w:name w:val="*Two-Column Redwood"/>
    <w:basedOn w:val="TableNormal"/>
    <w:uiPriority w:val="99"/>
    <w:rsid w:val="001A1029"/>
    <w:tblPr>
      <w:tblStyleRowBandSize w:val="1"/>
      <w:tblStyleColBandSize w:val="1"/>
      <w:tblCellMar>
        <w:left w:w="0" w:type="dxa"/>
        <w:right w:w="0" w:type="dxa"/>
      </w:tblCellMar>
    </w:tblPr>
    <w:tcPr>
      <w:shd w:val="clear" w:color="auto" w:fill="auto"/>
    </w:tcPr>
  </w:style>
  <w:style w:type="table" w:customStyle="1" w:styleId="Imageplaceholder">
    <w:name w:val="Image placeholder"/>
    <w:basedOn w:val="FooterTable"/>
    <w:uiPriority w:val="99"/>
    <w:locked/>
    <w:rsid w:val="009B5156"/>
    <w:pPr>
      <w:spacing w:before="40" w:after="120"/>
    </w:pPr>
    <w:rPr>
      <w:color w:val="8B8580"/>
      <w:sz w:val="15"/>
    </w:rPr>
    <w:tblPr/>
    <w:trPr>
      <w:cantSplit/>
    </w:trPr>
    <w:tcPr>
      <w:vAlign w:val="bottom"/>
    </w:tcPr>
    <w:tblStylePr w:type="firstRow">
      <w:rPr>
        <w:rFonts w:asciiTheme="minorHAnsi" w:hAnsiTheme="minorHAnsi"/>
        <w:b w:val="0"/>
        <w:sz w:val="15"/>
      </w:rPr>
    </w:tblStylePr>
    <w:tblStylePr w:type="firstCol">
      <w:pPr>
        <w:wordWrap/>
        <w:spacing w:beforeLines="0" w:before="0" w:beforeAutospacing="0" w:afterLines="0" w:after="0" w:afterAutospacing="0" w:line="240" w:lineRule="auto"/>
      </w:pPr>
      <w:rPr>
        <w:rFonts w:asciiTheme="minorHAnsi" w:hAnsiTheme="minorHAnsi"/>
        <w:b w:val="0"/>
        <w:sz w:val="12"/>
      </w:rPr>
    </w:tblStylePr>
  </w:style>
  <w:style w:type="character" w:customStyle="1" w:styleId="CaptionChar">
    <w:name w:val="Caption Char"/>
    <w:basedOn w:val="DefaultParagraphFont"/>
    <w:link w:val="Caption"/>
    <w:uiPriority w:val="99"/>
    <w:semiHidden/>
    <w:rsid w:val="008F5D72"/>
    <w:rPr>
      <w:rFonts w:eastAsiaTheme="minorEastAsia"/>
      <w:bCs/>
      <w:i/>
      <w:color w:val="8B8580"/>
      <w:sz w:val="15"/>
    </w:rPr>
  </w:style>
  <w:style w:type="paragraph" w:customStyle="1" w:styleId="Code">
    <w:name w:val="Code"/>
    <w:basedOn w:val="Normal"/>
    <w:next w:val="Normal"/>
    <w:link w:val="CodeChar"/>
    <w:uiPriority w:val="3"/>
    <w:qFormat/>
    <w:rsid w:val="00D57A21"/>
    <w:pPr>
      <w:keepNext/>
      <w:keepLines/>
    </w:pPr>
    <w:rPr>
      <w:rFonts w:ascii="Consolas" w:hAnsi="Consolas"/>
      <w:noProof/>
    </w:rPr>
  </w:style>
  <w:style w:type="paragraph" w:customStyle="1" w:styleId="NumberedList1">
    <w:name w:val="Numbered List 1"/>
    <w:basedOn w:val="Normal"/>
    <w:uiPriority w:val="2"/>
    <w:qFormat/>
    <w:rsid w:val="004252B6"/>
    <w:pPr>
      <w:spacing w:after="0"/>
    </w:pPr>
  </w:style>
  <w:style w:type="character" w:customStyle="1" w:styleId="CodeChar">
    <w:name w:val="Code Char"/>
    <w:basedOn w:val="DefaultParagraphFont"/>
    <w:link w:val="Code"/>
    <w:uiPriority w:val="3"/>
    <w:rsid w:val="00D4043D"/>
    <w:rPr>
      <w:rFonts w:ascii="Consolas" w:hAnsi="Consolas"/>
      <w:noProof/>
    </w:rPr>
  </w:style>
  <w:style w:type="paragraph" w:customStyle="1" w:styleId="NumberedList2">
    <w:name w:val="Numbered List 2"/>
    <w:basedOn w:val="NumberedList1"/>
    <w:uiPriority w:val="2"/>
    <w:rsid w:val="004252B6"/>
    <w:pPr>
      <w:numPr>
        <w:ilvl w:val="1"/>
      </w:numPr>
    </w:pPr>
  </w:style>
  <w:style w:type="paragraph" w:customStyle="1" w:styleId="NumberedList3">
    <w:name w:val="Numbered List 3"/>
    <w:basedOn w:val="NumberedList1"/>
    <w:uiPriority w:val="2"/>
    <w:rsid w:val="004252B6"/>
    <w:pPr>
      <w:numPr>
        <w:ilvl w:val="2"/>
      </w:numPr>
    </w:pPr>
  </w:style>
  <w:style w:type="paragraph" w:customStyle="1" w:styleId="NumberedList4">
    <w:name w:val="Numbered List 4"/>
    <w:basedOn w:val="NumberedList1"/>
    <w:uiPriority w:val="2"/>
    <w:rsid w:val="004252B6"/>
    <w:pPr>
      <w:numPr>
        <w:ilvl w:val="3"/>
      </w:numPr>
    </w:pPr>
  </w:style>
  <w:style w:type="paragraph" w:customStyle="1" w:styleId="NumberedList5">
    <w:name w:val="Numbered List 5"/>
    <w:basedOn w:val="NumberedList1"/>
    <w:uiPriority w:val="2"/>
    <w:rsid w:val="004252B6"/>
    <w:pPr>
      <w:numPr>
        <w:ilvl w:val="4"/>
      </w:numPr>
    </w:pPr>
  </w:style>
  <w:style w:type="paragraph" w:customStyle="1" w:styleId="NumberedList6">
    <w:name w:val="Numbered List 6"/>
    <w:basedOn w:val="NumberedList1"/>
    <w:uiPriority w:val="2"/>
    <w:rsid w:val="004252B6"/>
    <w:pPr>
      <w:numPr>
        <w:ilvl w:val="5"/>
      </w:numPr>
    </w:pPr>
  </w:style>
  <w:style w:type="numbering" w:customStyle="1" w:styleId="NumberedList">
    <w:name w:val="Numbered List"/>
    <w:uiPriority w:val="99"/>
    <w:rsid w:val="004252B6"/>
    <w:pPr>
      <w:numPr>
        <w:numId w:val="10"/>
      </w:numPr>
    </w:pPr>
  </w:style>
  <w:style w:type="numbering" w:customStyle="1" w:styleId="ListContinue5Indents">
    <w:name w:val="List Continue (5 Indents)"/>
    <w:uiPriority w:val="99"/>
    <w:rsid w:val="00EA1B3B"/>
    <w:pPr>
      <w:numPr>
        <w:numId w:val="11"/>
      </w:numPr>
    </w:pPr>
  </w:style>
  <w:style w:type="paragraph" w:customStyle="1" w:styleId="HEADING1FIRSTHEADING">
    <w:name w:val="HEADING 1 – FIRST HEADING"/>
    <w:basedOn w:val="Heading1"/>
    <w:link w:val="HEADING1FIRSTHEADINGChar"/>
    <w:uiPriority w:val="11"/>
    <w:qFormat/>
    <w:rsid w:val="00BA7C50"/>
    <w:pPr>
      <w:spacing w:before="0"/>
    </w:pPr>
  </w:style>
  <w:style w:type="paragraph" w:customStyle="1" w:styleId="Heading2FirstHeading">
    <w:name w:val="Heading 2 – First Heading"/>
    <w:basedOn w:val="Heading2"/>
    <w:link w:val="Heading2FirstHeadingChar"/>
    <w:uiPriority w:val="11"/>
    <w:qFormat/>
    <w:rsid w:val="00BA7C50"/>
    <w:pPr>
      <w:spacing w:before="0"/>
    </w:pPr>
  </w:style>
  <w:style w:type="character" w:customStyle="1" w:styleId="HEADING1FIRSTHEADINGChar">
    <w:name w:val="HEADING 1 – FIRST HEADING Char"/>
    <w:basedOn w:val="Heading1Char"/>
    <w:link w:val="HEADING1FIRSTHEADING"/>
    <w:uiPriority w:val="11"/>
    <w:rsid w:val="006E17A2"/>
    <w:rPr>
      <w:b/>
      <w:caps/>
      <w:color w:val="AE562C"/>
      <w:sz w:val="26"/>
    </w:rPr>
  </w:style>
  <w:style w:type="paragraph" w:customStyle="1" w:styleId="Heading3FirstHeading">
    <w:name w:val="Heading 3 – First Heading"/>
    <w:basedOn w:val="Heading3"/>
    <w:link w:val="Heading3FirstHeadingChar"/>
    <w:uiPriority w:val="11"/>
    <w:qFormat/>
    <w:rsid w:val="00BA7C50"/>
    <w:pPr>
      <w:spacing w:before="0"/>
    </w:pPr>
  </w:style>
  <w:style w:type="character" w:customStyle="1" w:styleId="Heading2FirstHeadingChar">
    <w:name w:val="Heading 2 – First Heading Char"/>
    <w:basedOn w:val="Heading2Char"/>
    <w:link w:val="Heading2FirstHeading"/>
    <w:uiPriority w:val="11"/>
    <w:rsid w:val="006E17A2"/>
    <w:rPr>
      <w:b/>
      <w:bCs/>
      <w:sz w:val="26"/>
      <w:szCs w:val="26"/>
    </w:rPr>
  </w:style>
  <w:style w:type="paragraph" w:customStyle="1" w:styleId="Heading4FirstHeading">
    <w:name w:val="Heading 4 – First Heading"/>
    <w:basedOn w:val="Heading4"/>
    <w:link w:val="Heading4FirstHeadingChar"/>
    <w:uiPriority w:val="11"/>
    <w:qFormat/>
    <w:rsid w:val="00BA7C50"/>
    <w:pPr>
      <w:spacing w:before="0"/>
    </w:pPr>
  </w:style>
  <w:style w:type="character" w:customStyle="1" w:styleId="Heading3FirstHeadingChar">
    <w:name w:val="Heading 3 – First Heading Char"/>
    <w:basedOn w:val="Heading3Char"/>
    <w:link w:val="Heading3FirstHeading"/>
    <w:uiPriority w:val="11"/>
    <w:rsid w:val="006E17A2"/>
    <w:rPr>
      <w:b/>
      <w:bCs/>
      <w:sz w:val="24"/>
      <w:szCs w:val="24"/>
    </w:rPr>
  </w:style>
  <w:style w:type="paragraph" w:customStyle="1" w:styleId="Heading5FirstHeading">
    <w:name w:val="Heading 5 – First Heading"/>
    <w:basedOn w:val="Heading5"/>
    <w:link w:val="Heading5FirstHeadingChar"/>
    <w:uiPriority w:val="11"/>
    <w:qFormat/>
    <w:rsid w:val="00BA7C50"/>
    <w:pPr>
      <w:spacing w:before="0"/>
    </w:pPr>
  </w:style>
  <w:style w:type="character" w:customStyle="1" w:styleId="Heading4FirstHeadingChar">
    <w:name w:val="Heading 4 – First Heading Char"/>
    <w:basedOn w:val="Heading4Char"/>
    <w:link w:val="Heading4FirstHeading"/>
    <w:uiPriority w:val="11"/>
    <w:rsid w:val="006E17A2"/>
    <w:rPr>
      <w:b/>
      <w:bCs/>
      <w:sz w:val="20"/>
      <w:szCs w:val="20"/>
    </w:rPr>
  </w:style>
  <w:style w:type="character" w:customStyle="1" w:styleId="Heading5FirstHeadingChar">
    <w:name w:val="Heading 5 – First Heading Char"/>
    <w:basedOn w:val="Heading5Char"/>
    <w:link w:val="Heading5FirstHeading"/>
    <w:uiPriority w:val="11"/>
    <w:rsid w:val="006E17A2"/>
    <w:rPr>
      <w:b/>
      <w:bCs/>
    </w:rPr>
  </w:style>
  <w:style w:type="table" w:customStyle="1" w:styleId="BasicTable01Redwood">
    <w:name w:val="Basic Table 01 Redwood"/>
    <w:basedOn w:val="TableGrid"/>
    <w:uiPriority w:val="99"/>
    <w:rsid w:val="000516EC"/>
    <w:pPr>
      <w:spacing w:after="120"/>
    </w:pPr>
    <w:rPr>
      <w:color w:val="312D2A" w:themeColor="text1"/>
    </w:rPr>
    <w:tblPr>
      <w:tblStyleRowBandSize w:val="1"/>
      <w:tblStyleColBandSize w:val="1"/>
      <w:tblBorders>
        <w:top w:val="single" w:sz="8" w:space="0" w:color="FCFBFA" w:themeColor="background1"/>
        <w:left w:val="single" w:sz="8" w:space="0" w:color="FCFBFA" w:themeColor="background1"/>
        <w:bottom w:val="single" w:sz="8" w:space="0" w:color="FCFBFA" w:themeColor="background1"/>
        <w:right w:val="single" w:sz="8" w:space="0" w:color="FCFBFA" w:themeColor="background1"/>
        <w:insideH w:val="single" w:sz="8" w:space="0" w:color="FCFBFA" w:themeColor="background1"/>
        <w:insideV w:val="single" w:sz="8" w:space="0" w:color="FCFBFA" w:themeColor="background1"/>
      </w:tblBorders>
      <w:tblCellMar>
        <w:top w:w="72" w:type="dxa"/>
        <w:left w:w="72" w:type="dxa"/>
        <w:bottom w:w="72" w:type="dxa"/>
        <w:right w:w="72" w:type="dxa"/>
      </w:tblCellMar>
    </w:tblPr>
    <w:tcPr>
      <w:shd w:val="clear" w:color="auto" w:fill="F1EFED"/>
    </w:tcPr>
    <w:tblStylePr w:type="firstRow">
      <w:pPr>
        <w:wordWrap/>
        <w:spacing w:beforeLines="0" w:before="0" w:beforeAutospacing="0" w:afterLines="0" w:after="120" w:afterAutospacing="0" w:line="240" w:lineRule="auto"/>
        <w:contextualSpacing w:val="0"/>
      </w:pPr>
      <w:rPr>
        <w:b/>
        <w:bCs/>
        <w:caps/>
        <w:smallCaps w:val="0"/>
        <w:color w:val="FCFBFA" w:themeColor="background2"/>
      </w:rPr>
      <w:tblPr/>
      <w:tcPr>
        <w:shd w:val="clear" w:color="auto" w:fill="759C6C"/>
      </w:tcPr>
    </w:tblStylePr>
    <w:tblStylePr w:type="lastRow">
      <w:rPr>
        <w:b/>
        <w:bCs/>
        <w:color w:val="312D2A" w:themeColor="text1"/>
      </w:rPr>
      <w:tblPr/>
      <w:tcPr>
        <w:tcBorders>
          <w:top w:val="double" w:sz="6" w:space="0" w:color="759C6C" w:themeColor="accent6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759C6C" w:themeColor="accent6"/>
          <w:insideV w:val="single" w:sz="8" w:space="0" w:color="FCFBFA" w:themeColor="background1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2Redwood">
    <w:name w:val="Basic Table 02 Redwood"/>
    <w:basedOn w:val="BasicTable01Redwood"/>
    <w:uiPriority w:val="99"/>
    <w:rsid w:val="000F2DFA"/>
    <w:tblPr/>
    <w:tblStylePr w:type="firstRow">
      <w:pPr>
        <w:wordWrap/>
        <w:spacing w:beforeLines="0" w:before="0" w:beforeAutospacing="0" w:afterLines="0" w:after="120" w:afterAutospacing="0" w:line="240" w:lineRule="auto"/>
        <w:contextualSpacing w:val="0"/>
      </w:pPr>
      <w:rPr>
        <w:b/>
        <w:bCs/>
        <w:caps/>
        <w:smallCaps w:val="0"/>
        <w:color w:val="FCFBFA" w:themeColor="background2"/>
      </w:rPr>
      <w:tblPr/>
      <w:tcPr>
        <w:shd w:val="clear" w:color="auto" w:fill="AE562C"/>
      </w:tcPr>
    </w:tblStylePr>
    <w:tblStylePr w:type="lastRow">
      <w:rPr>
        <w:b/>
        <w:bCs/>
        <w:color w:val="312D2A" w:themeColor="text1"/>
      </w:rPr>
      <w:tblPr/>
      <w:tcPr>
        <w:tcBorders>
          <w:top w:val="double" w:sz="6" w:space="0" w:color="AE562C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759C6C" w:themeColor="accent6"/>
          <w:insideV w:val="single" w:sz="8" w:space="0" w:color="FCFBFA" w:themeColor="background1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3Redwood">
    <w:name w:val="Basic Table 03 Redwood"/>
    <w:basedOn w:val="BasicTable01Redwood"/>
    <w:uiPriority w:val="99"/>
    <w:rsid w:val="000F2DFA"/>
    <w:tblPr/>
    <w:tblStylePr w:type="firstRow">
      <w:pPr>
        <w:wordWrap/>
        <w:spacing w:beforeLines="0" w:before="0" w:beforeAutospacing="0" w:afterLines="0" w:after="120" w:afterAutospacing="0" w:line="240" w:lineRule="auto"/>
        <w:contextualSpacing w:val="0"/>
      </w:pPr>
      <w:rPr>
        <w:b/>
        <w:bCs/>
        <w:caps/>
        <w:smallCaps w:val="0"/>
        <w:color w:val="FCFBFA" w:themeColor="background2"/>
      </w:rPr>
      <w:tblPr/>
      <w:tcPr>
        <w:shd w:val="clear" w:color="auto" w:fill="2B6242"/>
      </w:tcPr>
    </w:tblStylePr>
    <w:tblStylePr w:type="lastRow">
      <w:rPr>
        <w:b/>
        <w:bCs/>
        <w:color w:val="312D2A" w:themeColor="text1"/>
      </w:rPr>
      <w:tblPr/>
      <w:tcPr>
        <w:tcBorders>
          <w:top w:val="double" w:sz="6" w:space="0" w:color="2B6242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759C6C" w:themeColor="accent6"/>
          <w:insideV w:val="single" w:sz="8" w:space="0" w:color="FCFBFA" w:themeColor="background1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4Redwood">
    <w:name w:val="Basic Table 04 Redwood"/>
    <w:basedOn w:val="BasicTable01Redwood"/>
    <w:uiPriority w:val="99"/>
    <w:rsid w:val="000F2DFA"/>
    <w:tblPr/>
    <w:tblStylePr w:type="firstRow">
      <w:pPr>
        <w:wordWrap/>
        <w:spacing w:beforeLines="0" w:before="0" w:beforeAutospacing="0" w:afterLines="0" w:after="120" w:afterAutospacing="0" w:line="240" w:lineRule="auto"/>
        <w:contextualSpacing w:val="0"/>
      </w:pPr>
      <w:rPr>
        <w:b/>
        <w:bCs/>
        <w:caps/>
        <w:smallCaps w:val="0"/>
        <w:color w:val="FCFBFA" w:themeColor="background2"/>
      </w:rPr>
      <w:tblPr/>
      <w:tcPr>
        <w:shd w:val="clear" w:color="auto" w:fill="94AFAF"/>
      </w:tcPr>
    </w:tblStylePr>
    <w:tblStylePr w:type="lastRow">
      <w:rPr>
        <w:b/>
        <w:bCs/>
        <w:color w:val="312D2A" w:themeColor="text1"/>
      </w:rPr>
      <w:tblPr/>
      <w:tcPr>
        <w:tcBorders>
          <w:top w:val="double" w:sz="6" w:space="0" w:color="94AFAF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759C6C" w:themeColor="accent6"/>
          <w:insideV w:val="single" w:sz="8" w:space="0" w:color="FCFBFA" w:themeColor="background1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5Redwood">
    <w:name w:val="Basic Table 05 Redwood"/>
    <w:basedOn w:val="BasicTable01Redwood"/>
    <w:uiPriority w:val="99"/>
    <w:rsid w:val="000F2DFA"/>
    <w:tblPr/>
    <w:tblStylePr w:type="firstRow">
      <w:pPr>
        <w:wordWrap/>
        <w:spacing w:beforeLines="0" w:before="0" w:beforeAutospacing="0" w:afterLines="0" w:after="120" w:afterAutospacing="0" w:line="240" w:lineRule="auto"/>
        <w:contextualSpacing w:val="0"/>
      </w:pPr>
      <w:rPr>
        <w:b/>
        <w:bCs/>
        <w:caps/>
        <w:smallCaps w:val="0"/>
        <w:color w:val="FCFBFA" w:themeColor="background2"/>
      </w:rPr>
      <w:tblPr/>
      <w:tcPr>
        <w:shd w:val="clear" w:color="auto" w:fill="2C5967"/>
      </w:tcPr>
    </w:tblStylePr>
    <w:tblStylePr w:type="lastRow">
      <w:rPr>
        <w:b/>
        <w:bCs/>
        <w:color w:val="312D2A" w:themeColor="text1"/>
      </w:rPr>
      <w:tblPr/>
      <w:tcPr>
        <w:tcBorders>
          <w:top w:val="double" w:sz="6" w:space="0" w:color="2C5967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759C6C" w:themeColor="accent6"/>
          <w:insideV w:val="single" w:sz="8" w:space="0" w:color="FCFBFA" w:themeColor="background1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6Redwood">
    <w:name w:val="Basic Table 06 Redwood"/>
    <w:basedOn w:val="BasicTable01Redwood"/>
    <w:uiPriority w:val="99"/>
    <w:rsid w:val="000F2DFA"/>
    <w:tblPr/>
    <w:tblStylePr w:type="firstRow">
      <w:pPr>
        <w:wordWrap/>
        <w:spacing w:beforeLines="0" w:before="0" w:beforeAutospacing="0" w:afterLines="0" w:after="120" w:afterAutospacing="0" w:line="240" w:lineRule="auto"/>
        <w:contextualSpacing w:val="0"/>
      </w:pPr>
      <w:rPr>
        <w:b/>
        <w:bCs/>
        <w:caps/>
        <w:smallCaps w:val="0"/>
        <w:color w:val="FCFBFA" w:themeColor="background2"/>
      </w:rPr>
      <w:tblPr/>
      <w:tcPr>
        <w:shd w:val="clear" w:color="auto" w:fill="41817E"/>
      </w:tcPr>
    </w:tblStylePr>
    <w:tblStylePr w:type="lastRow">
      <w:rPr>
        <w:b/>
        <w:bCs/>
        <w:color w:val="312D2A" w:themeColor="text1"/>
      </w:rPr>
      <w:tblPr/>
      <w:tcPr>
        <w:tcBorders>
          <w:top w:val="double" w:sz="6" w:space="0" w:color="41817E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759C6C" w:themeColor="accent6"/>
          <w:insideV w:val="single" w:sz="8" w:space="0" w:color="FCFBFA" w:themeColor="background1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7Redwood">
    <w:name w:val="Basic Table 07 Redwood"/>
    <w:basedOn w:val="BasicTable01Redwood"/>
    <w:uiPriority w:val="99"/>
    <w:rsid w:val="000F2DFA"/>
    <w:tblPr/>
    <w:tblStylePr w:type="firstRow">
      <w:pPr>
        <w:wordWrap/>
        <w:spacing w:beforeLines="0" w:before="0" w:beforeAutospacing="0" w:afterLines="0" w:after="120" w:afterAutospacing="0" w:line="240" w:lineRule="auto"/>
        <w:contextualSpacing w:val="0"/>
      </w:pPr>
      <w:rPr>
        <w:b/>
        <w:bCs/>
        <w:caps/>
        <w:smallCaps w:val="0"/>
        <w:color w:val="312D2A" w:themeColor="text1"/>
      </w:rPr>
      <w:tblPr/>
      <w:tcPr>
        <w:tcBorders>
          <w:top w:val="single" w:sz="8" w:space="0" w:color="FCFBFA" w:themeColor="background1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FCFBFA" w:themeColor="background1"/>
          <w:insideV w:val="single" w:sz="8" w:space="0" w:color="FCFBFA" w:themeColor="background1"/>
          <w:tl2br w:val="nil"/>
          <w:tr2bl w:val="nil"/>
        </w:tcBorders>
        <w:shd w:val="clear" w:color="auto" w:fill="FACD62"/>
      </w:tcPr>
    </w:tblStylePr>
    <w:tblStylePr w:type="lastRow">
      <w:rPr>
        <w:b/>
        <w:bCs/>
        <w:color w:val="312D2A" w:themeColor="text1"/>
      </w:rPr>
      <w:tblPr/>
      <w:tcPr>
        <w:tcBorders>
          <w:top w:val="double" w:sz="6" w:space="0" w:color="FACD62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759C6C" w:themeColor="accent6"/>
          <w:insideV w:val="single" w:sz="8" w:space="0" w:color="FCFBFA" w:themeColor="background1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8Redwood">
    <w:name w:val="Basic Table 08 Redwood"/>
    <w:basedOn w:val="BasicTable07Redwood"/>
    <w:uiPriority w:val="99"/>
    <w:rsid w:val="000F2DFA"/>
    <w:tblPr/>
    <w:tblStylePr w:type="firstRow">
      <w:pPr>
        <w:wordWrap/>
        <w:spacing w:beforeLines="0" w:before="0" w:beforeAutospacing="0" w:afterLines="0" w:after="120" w:afterAutospacing="0" w:line="240" w:lineRule="auto"/>
        <w:contextualSpacing w:val="0"/>
      </w:pPr>
      <w:rPr>
        <w:b/>
        <w:bCs/>
        <w:caps/>
        <w:smallCaps w:val="0"/>
        <w:color w:val="312D2A" w:themeColor="text1"/>
      </w:rPr>
      <w:tblPr/>
      <w:tcPr>
        <w:tcBorders>
          <w:top w:val="single" w:sz="8" w:space="0" w:color="FCFBFA" w:themeColor="background1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FCFBFA" w:themeColor="background1"/>
          <w:insideV w:val="single" w:sz="8" w:space="0" w:color="FCFBFA" w:themeColor="background1"/>
          <w:tl2br w:val="nil"/>
          <w:tr2bl w:val="nil"/>
        </w:tcBorders>
        <w:shd w:val="clear" w:color="auto" w:fill="E5DBBE"/>
      </w:tcPr>
    </w:tblStylePr>
    <w:tblStylePr w:type="lastRow">
      <w:rPr>
        <w:b/>
        <w:bCs/>
        <w:color w:val="312D2A" w:themeColor="text1"/>
      </w:rPr>
      <w:tblPr/>
      <w:tcPr>
        <w:tcBorders>
          <w:top w:val="double" w:sz="6" w:space="0" w:color="E5DBBE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759C6C" w:themeColor="accent6"/>
          <w:insideV w:val="single" w:sz="8" w:space="0" w:color="FCFBFA" w:themeColor="background1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9Redwood">
    <w:name w:val="Basic Table 09 Redwood"/>
    <w:basedOn w:val="BasicTable01Redwood"/>
    <w:uiPriority w:val="99"/>
    <w:rsid w:val="000F2DFA"/>
    <w:tblPr/>
    <w:tblStylePr w:type="firstRow">
      <w:pPr>
        <w:wordWrap/>
        <w:spacing w:beforeLines="0" w:before="0" w:beforeAutospacing="0" w:afterLines="0" w:after="120" w:afterAutospacing="0" w:line="240" w:lineRule="auto"/>
        <w:contextualSpacing w:val="0"/>
      </w:pPr>
      <w:rPr>
        <w:b/>
        <w:bCs/>
        <w:caps/>
        <w:smallCaps w:val="0"/>
        <w:color w:val="FCFBFA" w:themeColor="background2"/>
      </w:rPr>
      <w:tblPr/>
      <w:tcPr>
        <w:shd w:val="clear" w:color="auto" w:fill="67605B"/>
      </w:tcPr>
    </w:tblStylePr>
    <w:tblStylePr w:type="lastRow">
      <w:rPr>
        <w:b/>
        <w:bCs/>
        <w:color w:val="312D2A" w:themeColor="text1"/>
      </w:rPr>
      <w:tblPr/>
      <w:tcPr>
        <w:tcBorders>
          <w:top w:val="double" w:sz="6" w:space="0" w:color="67605B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759C6C" w:themeColor="accent6"/>
          <w:insideV w:val="single" w:sz="8" w:space="0" w:color="FCFBFA" w:themeColor="background1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10Redwood">
    <w:name w:val="Basic Table 10 Redwood"/>
    <w:basedOn w:val="BasicTable01Redwood"/>
    <w:uiPriority w:val="99"/>
    <w:rsid w:val="000F2DFA"/>
    <w:tblPr/>
    <w:tblStylePr w:type="firstRow">
      <w:pPr>
        <w:wordWrap/>
        <w:spacing w:beforeLines="0" w:before="0" w:beforeAutospacing="0" w:afterLines="0" w:after="120" w:afterAutospacing="0" w:line="240" w:lineRule="auto"/>
        <w:contextualSpacing w:val="0"/>
      </w:pPr>
      <w:rPr>
        <w:b/>
        <w:bCs/>
        <w:caps/>
        <w:smallCaps w:val="0"/>
        <w:color w:val="FCFBFA" w:themeColor="background2"/>
      </w:rPr>
      <w:tblPr/>
      <w:tcPr>
        <w:shd w:val="clear" w:color="auto" w:fill="312D2A"/>
      </w:tcPr>
    </w:tblStylePr>
    <w:tblStylePr w:type="lastRow">
      <w:rPr>
        <w:b/>
        <w:bCs/>
        <w:color w:val="312D2A" w:themeColor="text1"/>
      </w:rPr>
      <w:tblPr/>
      <w:tcPr>
        <w:tcBorders>
          <w:top w:val="double" w:sz="6" w:space="0" w:color="312D2A"/>
          <w:left w:val="single" w:sz="8" w:space="0" w:color="FCFBFA" w:themeColor="background1"/>
          <w:bottom w:val="single" w:sz="8" w:space="0" w:color="FCFBFA" w:themeColor="background1"/>
          <w:right w:val="single" w:sz="8" w:space="0" w:color="FCFBFA" w:themeColor="background1"/>
          <w:insideH w:val="single" w:sz="8" w:space="0" w:color="759C6C" w:themeColor="accent6"/>
          <w:insideV w:val="single" w:sz="8" w:space="0" w:color="FCFBFA" w:themeColor="background1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paragraph" w:customStyle="1" w:styleId="CopyrightLegal">
    <w:name w:val="Copyright Legal"/>
    <w:basedOn w:val="Normal"/>
    <w:link w:val="CopyrightLegalChar"/>
    <w:uiPriority w:val="13"/>
    <w:rsid w:val="003839B4"/>
    <w:pPr>
      <w:tabs>
        <w:tab w:val="left" w:pos="360"/>
      </w:tabs>
      <w:ind w:right="360"/>
    </w:pPr>
    <w:rPr>
      <w:color w:val="8B8580"/>
      <w:sz w:val="12"/>
      <w:szCs w:val="12"/>
    </w:rPr>
  </w:style>
  <w:style w:type="paragraph" w:customStyle="1" w:styleId="TableBodyBulletList">
    <w:name w:val="Table Body Bullet List"/>
    <w:basedOn w:val="Normal"/>
    <w:uiPriority w:val="6"/>
    <w:qFormat/>
    <w:rsid w:val="005E5195"/>
    <w:pPr>
      <w:numPr>
        <w:numId w:val="12"/>
      </w:numPr>
      <w:spacing w:after="80"/>
      <w:ind w:left="590"/>
      <w:contextualSpacing/>
    </w:pPr>
    <w:rPr>
      <w:color w:val="312D2A" w:themeColor="text1"/>
      <w:szCs w:val="16"/>
    </w:rPr>
  </w:style>
  <w:style w:type="paragraph" w:customStyle="1" w:styleId="TableBodyNumberedList">
    <w:name w:val="Table Body Numbered List"/>
    <w:basedOn w:val="TableBodyBulletList"/>
    <w:uiPriority w:val="6"/>
    <w:qFormat/>
    <w:rsid w:val="005E5195"/>
    <w:pPr>
      <w:numPr>
        <w:numId w:val="0"/>
      </w:numPr>
    </w:pPr>
  </w:style>
  <w:style w:type="paragraph" w:customStyle="1" w:styleId="TableTitle">
    <w:name w:val="Table Title"/>
    <w:basedOn w:val="Normal"/>
    <w:uiPriority w:val="5"/>
    <w:qFormat/>
    <w:rsid w:val="00290A8A"/>
    <w:pPr>
      <w:keepNext/>
      <w:keepLines/>
    </w:pPr>
    <w:rPr>
      <w:b/>
      <w:color w:val="312D2A" w:themeColor="text1"/>
    </w:rPr>
  </w:style>
  <w:style w:type="character" w:customStyle="1" w:styleId="CopyrightLegalChar">
    <w:name w:val="Copyright Legal Char"/>
    <w:basedOn w:val="DefaultParagraphFont"/>
    <w:link w:val="CopyrightLegal"/>
    <w:uiPriority w:val="13"/>
    <w:rsid w:val="003839B4"/>
    <w:rPr>
      <w:color w:val="8B8580"/>
      <w:sz w:val="12"/>
      <w:szCs w:val="12"/>
    </w:rPr>
  </w:style>
  <w:style w:type="paragraph" w:customStyle="1" w:styleId="TableBody">
    <w:name w:val="Table Body"/>
    <w:basedOn w:val="Normal"/>
    <w:qFormat/>
    <w:rsid w:val="005E5195"/>
  </w:style>
  <w:style w:type="paragraph" w:customStyle="1" w:styleId="CopyrightContact">
    <w:name w:val="Copyright Contact"/>
    <w:basedOn w:val="CopyrightLegal"/>
    <w:link w:val="CopyrightContactChar"/>
    <w:uiPriority w:val="13"/>
    <w:rsid w:val="0020584E"/>
    <w:rPr>
      <w:color w:val="312D2A"/>
      <w:sz w:val="15"/>
      <w:szCs w:val="16"/>
    </w:rPr>
  </w:style>
  <w:style w:type="character" w:customStyle="1" w:styleId="CopyrightContactChar">
    <w:name w:val="Copyright Contact Char"/>
    <w:basedOn w:val="CopyrightLegalChar"/>
    <w:link w:val="CopyrightContact"/>
    <w:uiPriority w:val="13"/>
    <w:rsid w:val="0020584E"/>
    <w:rPr>
      <w:color w:val="8B8580"/>
      <w:sz w:val="15"/>
      <w:szCs w:val="16"/>
    </w:rPr>
  </w:style>
  <w:style w:type="paragraph" w:customStyle="1" w:styleId="CopyrightH1">
    <w:name w:val="Copyright H1"/>
    <w:basedOn w:val="Normal"/>
    <w:uiPriority w:val="13"/>
    <w:rsid w:val="003839B4"/>
    <w:rPr>
      <w:color w:val="C74634"/>
      <w:szCs w:val="20"/>
    </w:rPr>
  </w:style>
  <w:style w:type="paragraph" w:customStyle="1" w:styleId="CopyrightSocialURL">
    <w:name w:val="Copyright Social URL"/>
    <w:basedOn w:val="CopyrightContact"/>
    <w:uiPriority w:val="13"/>
    <w:rsid w:val="003839B4"/>
    <w:pPr>
      <w:spacing w:before="40" w:after="40"/>
      <w:ind w:left="29" w:right="0"/>
    </w:pPr>
  </w:style>
  <w:style w:type="paragraph" w:customStyle="1" w:styleId="CopyrightSocialIcons">
    <w:name w:val="Copyright Social Icons"/>
    <w:basedOn w:val="CopyrightSocialURL"/>
    <w:uiPriority w:val="13"/>
    <w:rsid w:val="003839B4"/>
    <w:pPr>
      <w:ind w:left="0"/>
    </w:pPr>
  </w:style>
  <w:style w:type="paragraph" w:customStyle="1" w:styleId="FooterInformation">
    <w:name w:val="Footer Information"/>
    <w:basedOn w:val="Normal"/>
    <w:link w:val="FooterInformationChar"/>
    <w:uiPriority w:val="14"/>
    <w:rsid w:val="003839B4"/>
    <w:pPr>
      <w:tabs>
        <w:tab w:val="left" w:pos="360"/>
      </w:tabs>
      <w:ind w:right="360"/>
    </w:pPr>
    <w:rPr>
      <w:sz w:val="12"/>
      <w:szCs w:val="12"/>
    </w:rPr>
  </w:style>
  <w:style w:type="character" w:customStyle="1" w:styleId="FooterInformationChar">
    <w:name w:val="Footer Information Char"/>
    <w:basedOn w:val="DefaultParagraphFont"/>
    <w:link w:val="FooterInformation"/>
    <w:uiPriority w:val="14"/>
    <w:rsid w:val="003839B4"/>
    <w:rPr>
      <w:sz w:val="12"/>
      <w:szCs w:val="12"/>
    </w:rPr>
  </w:style>
  <w:style w:type="paragraph" w:customStyle="1" w:styleId="RightColumnBody">
    <w:name w:val="Right Column Body"/>
    <w:basedOn w:val="Normal"/>
    <w:link w:val="RightColumnBodyChar"/>
    <w:uiPriority w:val="12"/>
    <w:qFormat/>
    <w:rsid w:val="00C97F8B"/>
    <w:pPr>
      <w:spacing w:after="80" w:line="264" w:lineRule="auto"/>
    </w:pPr>
    <w:rPr>
      <w:sz w:val="15"/>
    </w:rPr>
  </w:style>
  <w:style w:type="character" w:customStyle="1" w:styleId="RightColumnBodyChar">
    <w:name w:val="Right Column Body Char"/>
    <w:basedOn w:val="DefaultParagraphFont"/>
    <w:link w:val="RightColumnBody"/>
    <w:uiPriority w:val="12"/>
    <w:rsid w:val="00C97F8B"/>
    <w:rPr>
      <w:sz w:val="15"/>
    </w:rPr>
  </w:style>
  <w:style w:type="paragraph" w:customStyle="1" w:styleId="RightColumnBullet">
    <w:name w:val="Right Column Bullet"/>
    <w:basedOn w:val="RightColumnBody"/>
    <w:link w:val="RightColumnBulletChar"/>
    <w:uiPriority w:val="12"/>
    <w:qFormat/>
    <w:rsid w:val="002D79F1"/>
    <w:pPr>
      <w:numPr>
        <w:numId w:val="15"/>
      </w:numPr>
      <w:tabs>
        <w:tab w:val="left" w:pos="432"/>
      </w:tabs>
      <w:ind w:left="432" w:hanging="288"/>
      <w:contextualSpacing/>
    </w:pPr>
  </w:style>
  <w:style w:type="paragraph" w:customStyle="1" w:styleId="RightColumnHeading">
    <w:name w:val="Right Column Heading"/>
    <w:basedOn w:val="RightColumnBody"/>
    <w:link w:val="RightColumnHeadingChar"/>
    <w:uiPriority w:val="12"/>
    <w:qFormat/>
    <w:rsid w:val="00C97F8B"/>
    <w:rPr>
      <w:b/>
      <w:bCs/>
      <w:color w:val="AE562C"/>
    </w:rPr>
  </w:style>
  <w:style w:type="character" w:customStyle="1" w:styleId="RightColumnHeadingChar">
    <w:name w:val="Right Column Heading Char"/>
    <w:basedOn w:val="RightColumnBodyChar"/>
    <w:link w:val="RightColumnHeading"/>
    <w:uiPriority w:val="12"/>
    <w:rsid w:val="00C97F8B"/>
    <w:rPr>
      <w:b/>
      <w:bCs/>
      <w:color w:val="AE562C"/>
      <w:sz w:val="15"/>
    </w:rPr>
  </w:style>
  <w:style w:type="paragraph" w:customStyle="1" w:styleId="RightColumnQuote">
    <w:name w:val="Right Column Quote"/>
    <w:basedOn w:val="RightColumnBody"/>
    <w:link w:val="RightColumnQuoteChar"/>
    <w:uiPriority w:val="12"/>
    <w:qFormat/>
    <w:rsid w:val="00023803"/>
    <w:pPr>
      <w:spacing w:line="320" w:lineRule="atLeast"/>
    </w:pPr>
    <w:rPr>
      <w:rFonts w:asciiTheme="majorHAnsi" w:hAnsiTheme="majorHAnsi"/>
      <w:color w:val="AE562C"/>
      <w:sz w:val="26"/>
    </w:rPr>
  </w:style>
  <w:style w:type="character" w:customStyle="1" w:styleId="RightColumnQuoteChar">
    <w:name w:val="Right Column Quote Char"/>
    <w:basedOn w:val="RightColumnBodyChar"/>
    <w:link w:val="RightColumnQuote"/>
    <w:uiPriority w:val="12"/>
    <w:rsid w:val="00023803"/>
    <w:rPr>
      <w:rFonts w:asciiTheme="majorHAnsi" w:hAnsiTheme="majorHAnsi"/>
      <w:color w:val="AE562C"/>
      <w:sz w:val="26"/>
    </w:rPr>
  </w:style>
  <w:style w:type="paragraph" w:customStyle="1" w:styleId="RightColumnQuoteCredit">
    <w:name w:val="Right Column Quote Credit"/>
    <w:basedOn w:val="RightColumnBody"/>
    <w:link w:val="RightColumnQuoteCreditChar"/>
    <w:uiPriority w:val="12"/>
    <w:qFormat/>
    <w:rsid w:val="003839B4"/>
    <w:rPr>
      <w:b/>
    </w:rPr>
  </w:style>
  <w:style w:type="character" w:customStyle="1" w:styleId="RightColumnQuoteCreditChar">
    <w:name w:val="Right Column Quote Credit Char"/>
    <w:basedOn w:val="RightColumnBodyChar"/>
    <w:link w:val="RightColumnQuoteCredit"/>
    <w:uiPriority w:val="12"/>
    <w:rsid w:val="003839B4"/>
    <w:rPr>
      <w:b/>
      <w:sz w:val="15"/>
    </w:rPr>
  </w:style>
  <w:style w:type="paragraph" w:customStyle="1" w:styleId="RightColumnQuoteDetails">
    <w:name w:val="Right Column Quote Details"/>
    <w:basedOn w:val="RightColumnBody"/>
    <w:link w:val="RightColumnQuoteDetailsChar"/>
    <w:uiPriority w:val="12"/>
    <w:qFormat/>
    <w:rsid w:val="003839B4"/>
  </w:style>
  <w:style w:type="character" w:customStyle="1" w:styleId="RightColumnQuoteDetailsChar">
    <w:name w:val="Right Column Quote Details Char"/>
    <w:basedOn w:val="RightColumnBodyChar"/>
    <w:link w:val="RightColumnQuoteDetails"/>
    <w:uiPriority w:val="12"/>
    <w:rsid w:val="003839B4"/>
    <w:rPr>
      <w:sz w:val="15"/>
    </w:rPr>
  </w:style>
  <w:style w:type="paragraph" w:customStyle="1" w:styleId="NormalBodyBullet1">
    <w:name w:val="Normal Body Bullet 1"/>
    <w:basedOn w:val="Normal"/>
    <w:uiPriority w:val="2"/>
    <w:qFormat/>
    <w:rsid w:val="00017EA7"/>
    <w:pPr>
      <w:numPr>
        <w:numId w:val="14"/>
      </w:numPr>
      <w:spacing w:after="0"/>
    </w:pPr>
  </w:style>
  <w:style w:type="paragraph" w:customStyle="1" w:styleId="NormalBodyBullet2">
    <w:name w:val="Normal Body Bullet 2"/>
    <w:basedOn w:val="NormalBodyBullet1"/>
    <w:uiPriority w:val="2"/>
    <w:qFormat/>
    <w:rsid w:val="00017EA7"/>
    <w:pPr>
      <w:numPr>
        <w:ilvl w:val="1"/>
      </w:numPr>
    </w:pPr>
  </w:style>
  <w:style w:type="paragraph" w:customStyle="1" w:styleId="NormalBodyBullet3">
    <w:name w:val="Normal Body Bullet 3"/>
    <w:basedOn w:val="NormalBodyBullet1"/>
    <w:uiPriority w:val="2"/>
    <w:rsid w:val="00017EA7"/>
    <w:pPr>
      <w:numPr>
        <w:ilvl w:val="2"/>
      </w:numPr>
    </w:pPr>
  </w:style>
  <w:style w:type="paragraph" w:customStyle="1" w:styleId="NormalBodyBullet4">
    <w:name w:val="Normal Body Bullet 4"/>
    <w:basedOn w:val="NormalBodyBullet1"/>
    <w:uiPriority w:val="2"/>
    <w:rsid w:val="00017EA7"/>
    <w:pPr>
      <w:numPr>
        <w:ilvl w:val="3"/>
      </w:numPr>
    </w:pPr>
  </w:style>
  <w:style w:type="paragraph" w:customStyle="1" w:styleId="NormalBodyBullet5">
    <w:name w:val="Normal Body Bullet 5"/>
    <w:basedOn w:val="NormalBodyBullet1"/>
    <w:uiPriority w:val="2"/>
    <w:rsid w:val="00017EA7"/>
    <w:pPr>
      <w:numPr>
        <w:ilvl w:val="4"/>
      </w:numPr>
    </w:pPr>
  </w:style>
  <w:style w:type="paragraph" w:customStyle="1" w:styleId="LeftColumnH1-FirstHeading">
    <w:name w:val="Left Column H1 - First Heading"/>
    <w:basedOn w:val="Heading1"/>
    <w:link w:val="LeftColumnH1-FirstHeadingChar"/>
    <w:uiPriority w:val="11"/>
    <w:semiHidden/>
    <w:qFormat/>
    <w:locked/>
    <w:rsid w:val="00C97F8B"/>
    <w:pPr>
      <w:spacing w:before="0"/>
    </w:pPr>
    <w:rPr>
      <w:noProof/>
    </w:rPr>
  </w:style>
  <w:style w:type="character" w:customStyle="1" w:styleId="LeftColumnH1-FirstHeadingChar">
    <w:name w:val="Left Column H1 - First Heading Char"/>
    <w:basedOn w:val="Heading1Char"/>
    <w:link w:val="LeftColumnH1-FirstHeading"/>
    <w:uiPriority w:val="11"/>
    <w:semiHidden/>
    <w:rsid w:val="006E17A2"/>
    <w:rPr>
      <w:b/>
      <w:caps/>
      <w:noProof/>
      <w:color w:val="AE562C"/>
      <w:sz w:val="26"/>
    </w:rPr>
  </w:style>
  <w:style w:type="character" w:customStyle="1" w:styleId="RightColumnBulletChar">
    <w:name w:val="Right Column Bullet Char"/>
    <w:basedOn w:val="RightColumnBodyChar"/>
    <w:link w:val="RightColumnBullet"/>
    <w:uiPriority w:val="12"/>
    <w:rsid w:val="002D79F1"/>
    <w:rPr>
      <w:sz w:val="15"/>
    </w:rPr>
  </w:style>
  <w:style w:type="paragraph" w:customStyle="1" w:styleId="CaptionImage">
    <w:name w:val="Caption Image"/>
    <w:basedOn w:val="Caption"/>
    <w:next w:val="Normal"/>
    <w:link w:val="CaptionImageChar"/>
    <w:uiPriority w:val="7"/>
    <w:qFormat/>
    <w:rsid w:val="008F5D72"/>
  </w:style>
  <w:style w:type="character" w:customStyle="1" w:styleId="CaptionImageChar">
    <w:name w:val="Caption Image Char"/>
    <w:basedOn w:val="CaptionChar"/>
    <w:link w:val="CaptionImage"/>
    <w:uiPriority w:val="7"/>
    <w:rsid w:val="008F5D72"/>
    <w:rPr>
      <w:rFonts w:eastAsiaTheme="minorEastAsia"/>
      <w:bCs/>
      <w:i/>
      <w:color w:val="8B8580"/>
      <w:sz w:val="15"/>
    </w:rPr>
  </w:style>
  <w:style w:type="paragraph" w:customStyle="1" w:styleId="CaptionTable">
    <w:name w:val="Caption Table"/>
    <w:basedOn w:val="Caption"/>
    <w:next w:val="Normal"/>
    <w:link w:val="CaptionTableChar"/>
    <w:uiPriority w:val="7"/>
    <w:qFormat/>
    <w:rsid w:val="008F5D72"/>
  </w:style>
  <w:style w:type="character" w:customStyle="1" w:styleId="CaptionTableChar">
    <w:name w:val="Caption Table Char"/>
    <w:basedOn w:val="CaptionChar"/>
    <w:link w:val="CaptionTable"/>
    <w:uiPriority w:val="7"/>
    <w:rsid w:val="008F5D72"/>
    <w:rPr>
      <w:rFonts w:eastAsiaTheme="minorEastAsia"/>
      <w:bCs/>
      <w:i/>
      <w:color w:val="8B8580"/>
      <w:sz w:val="15"/>
    </w:rPr>
  </w:style>
  <w:style w:type="character" w:customStyle="1" w:styleId="apple-converted-space">
    <w:name w:val="apple-converted-space"/>
    <w:basedOn w:val="DefaultParagraphFont"/>
    <w:rsid w:val="00211B90"/>
  </w:style>
  <w:style w:type="character" w:customStyle="1" w:styleId="productproductname">
    <w:name w:val="productproductname"/>
    <w:basedOn w:val="DefaultParagraphFont"/>
    <w:rsid w:val="00211B90"/>
  </w:style>
  <w:style w:type="table" w:styleId="GridTable4-Accent3">
    <w:name w:val="Grid Table 4 Accent 3"/>
    <w:basedOn w:val="TableNormal"/>
    <w:uiPriority w:val="49"/>
    <w:locked/>
    <w:rsid w:val="006C7CDB"/>
    <w:pPr>
      <w:spacing w:after="0"/>
    </w:pPr>
    <w:tblPr>
      <w:tblStyleRowBandSize w:val="1"/>
      <w:tblStyleColBandSize w:val="1"/>
      <w:tblBorders>
        <w:top w:val="single" w:sz="4" w:space="0" w:color="BECFCF" w:themeColor="accent3" w:themeTint="99"/>
        <w:left w:val="single" w:sz="4" w:space="0" w:color="BECFCF" w:themeColor="accent3" w:themeTint="99"/>
        <w:bottom w:val="single" w:sz="4" w:space="0" w:color="BECFCF" w:themeColor="accent3" w:themeTint="99"/>
        <w:right w:val="single" w:sz="4" w:space="0" w:color="BECFCF" w:themeColor="accent3" w:themeTint="99"/>
        <w:insideH w:val="single" w:sz="4" w:space="0" w:color="BECFCF" w:themeColor="accent3" w:themeTint="99"/>
        <w:insideV w:val="single" w:sz="4" w:space="0" w:color="BECFCF" w:themeColor="accent3" w:themeTint="99"/>
      </w:tblBorders>
    </w:tblPr>
    <w:tblStylePr w:type="firstRow">
      <w:rPr>
        <w:b/>
        <w:bCs/>
        <w:color w:val="FCFBFA" w:themeColor="background1"/>
      </w:rPr>
      <w:tblPr/>
      <w:tcPr>
        <w:tcBorders>
          <w:top w:val="single" w:sz="4" w:space="0" w:color="94AFAF" w:themeColor="accent3"/>
          <w:left w:val="single" w:sz="4" w:space="0" w:color="94AFAF" w:themeColor="accent3"/>
          <w:bottom w:val="single" w:sz="4" w:space="0" w:color="94AFAF" w:themeColor="accent3"/>
          <w:right w:val="single" w:sz="4" w:space="0" w:color="94AFAF" w:themeColor="accent3"/>
          <w:insideH w:val="nil"/>
          <w:insideV w:val="nil"/>
        </w:tcBorders>
        <w:shd w:val="clear" w:color="auto" w:fill="94AFAF" w:themeFill="accent3"/>
      </w:tcPr>
    </w:tblStylePr>
    <w:tblStylePr w:type="lastRow">
      <w:rPr>
        <w:b/>
        <w:bCs/>
      </w:rPr>
      <w:tblPr/>
      <w:tcPr>
        <w:tcBorders>
          <w:top w:val="double" w:sz="4" w:space="0" w:color="94AFA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FEF" w:themeFill="accent3" w:themeFillTint="33"/>
      </w:tcPr>
    </w:tblStylePr>
    <w:tblStylePr w:type="band1Horz">
      <w:tblPr/>
      <w:tcPr>
        <w:shd w:val="clear" w:color="auto" w:fill="E9EFEF" w:themeFill="accent3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6C7CDB"/>
    <w:pPr>
      <w:spacing w:after="0"/>
    </w:pPr>
    <w:tblPr>
      <w:tblStyleRowBandSize w:val="1"/>
      <w:tblStyleColBandSize w:val="1"/>
      <w:tblBorders>
        <w:top w:val="single" w:sz="4" w:space="0" w:color="ACC3A6" w:themeColor="accent6" w:themeTint="99"/>
        <w:left w:val="single" w:sz="4" w:space="0" w:color="ACC3A6" w:themeColor="accent6" w:themeTint="99"/>
        <w:bottom w:val="single" w:sz="4" w:space="0" w:color="ACC3A6" w:themeColor="accent6" w:themeTint="99"/>
        <w:right w:val="single" w:sz="4" w:space="0" w:color="ACC3A6" w:themeColor="accent6" w:themeTint="99"/>
        <w:insideH w:val="single" w:sz="4" w:space="0" w:color="ACC3A6" w:themeColor="accent6" w:themeTint="99"/>
        <w:insideV w:val="single" w:sz="4" w:space="0" w:color="ACC3A6" w:themeColor="accent6" w:themeTint="99"/>
      </w:tblBorders>
    </w:tblPr>
    <w:tblStylePr w:type="firstRow">
      <w:rPr>
        <w:b/>
        <w:bCs/>
        <w:color w:val="FCFBFA" w:themeColor="background1"/>
      </w:rPr>
      <w:tblPr/>
      <w:tcPr>
        <w:tcBorders>
          <w:top w:val="single" w:sz="4" w:space="0" w:color="759C6C" w:themeColor="accent6"/>
          <w:left w:val="single" w:sz="4" w:space="0" w:color="759C6C" w:themeColor="accent6"/>
          <w:bottom w:val="single" w:sz="4" w:space="0" w:color="759C6C" w:themeColor="accent6"/>
          <w:right w:val="single" w:sz="4" w:space="0" w:color="759C6C" w:themeColor="accent6"/>
          <w:insideH w:val="nil"/>
          <w:insideV w:val="nil"/>
        </w:tcBorders>
        <w:shd w:val="clear" w:color="auto" w:fill="759C6C" w:themeFill="accent6"/>
      </w:tcPr>
    </w:tblStylePr>
    <w:tblStylePr w:type="lastRow">
      <w:rPr>
        <w:b/>
        <w:bCs/>
      </w:rPr>
      <w:tblPr/>
      <w:tcPr>
        <w:tcBorders>
          <w:top w:val="double" w:sz="4" w:space="0" w:color="759C6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BE1" w:themeFill="accent6" w:themeFillTint="33"/>
      </w:tcPr>
    </w:tblStylePr>
    <w:tblStylePr w:type="band1Horz">
      <w:tblPr/>
      <w:tcPr>
        <w:shd w:val="clear" w:color="auto" w:fill="E3EBE1" w:themeFill="accent6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4031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2D0"/>
    <w:pPr>
      <w:spacing w:after="0"/>
    </w:pPr>
    <w:rPr>
      <w:rFonts w:ascii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2D0"/>
    <w:rPr>
      <w:rFonts w:ascii="Times New Roman" w:hAnsi="Times New Roman" w:cs="Times New Roman"/>
    </w:rPr>
  </w:style>
  <w:style w:type="paragraph" w:customStyle="1" w:styleId="CoverdateandInfo0">
    <w:name w:val="Cover date and Info"/>
    <w:basedOn w:val="NoSpacing"/>
    <w:link w:val="CoverdateandInfoChar0"/>
    <w:uiPriority w:val="99"/>
    <w:rsid w:val="00C64977"/>
    <w:pPr>
      <w:spacing w:line="240" w:lineRule="atLeast"/>
      <w:ind w:right="5040"/>
    </w:pPr>
    <w:rPr>
      <w:color w:val="auto"/>
      <w:szCs w:val="19"/>
      <w:lang w:val="en-GB"/>
      <w14:numSpacing w14:val="tabular"/>
    </w:rPr>
  </w:style>
  <w:style w:type="character" w:customStyle="1" w:styleId="CoverdateandInfoChar0">
    <w:name w:val="Cover date and Info Char"/>
    <w:basedOn w:val="NoSpacingChar"/>
    <w:link w:val="CoverdateandInfo0"/>
    <w:uiPriority w:val="99"/>
    <w:rsid w:val="00C64977"/>
    <w:rPr>
      <w:rFonts w:eastAsiaTheme="minorEastAsia"/>
      <w:color w:val="auto"/>
      <w:szCs w:val="19"/>
      <w:lang w:val="en-GB"/>
      <w14:numSpacing w14:val="tabular"/>
    </w:rPr>
  </w:style>
  <w:style w:type="paragraph" w:customStyle="1" w:styleId="Coverdash-">
    <w:name w:val="Cover dash -"/>
    <w:basedOn w:val="Normal"/>
    <w:uiPriority w:val="99"/>
    <w:qFormat/>
    <w:rsid w:val="00C64977"/>
    <w:pPr>
      <w:spacing w:before="290" w:after="480"/>
      <w:ind w:left="14"/>
    </w:pPr>
    <w:rPr>
      <w:noProof/>
      <w:color w:val="FACD62" w:themeColor="accent2"/>
      <w:sz w:val="19"/>
      <w:szCs w:val="19"/>
      <w:lang w:val="en-GB"/>
      <w14:numSpacing w14:val="tabular"/>
    </w:rPr>
  </w:style>
  <w:style w:type="paragraph" w:customStyle="1" w:styleId="Rightcolumnbody0">
    <w:name w:val="Right column body"/>
    <w:basedOn w:val="Normal"/>
    <w:link w:val="RightcolumnbodyChar0"/>
    <w:uiPriority w:val="12"/>
    <w:qFormat/>
    <w:rsid w:val="007E2B4E"/>
    <w:pPr>
      <w:spacing w:after="110" w:line="220" w:lineRule="atLeast"/>
    </w:pPr>
    <w:rPr>
      <w:color w:val="auto"/>
      <w:sz w:val="16"/>
      <w:szCs w:val="19"/>
      <w:lang w:val="en-GB"/>
      <w14:numSpacing w14:val="tabular"/>
    </w:rPr>
  </w:style>
  <w:style w:type="character" w:customStyle="1" w:styleId="RightcolumnbodyChar0">
    <w:name w:val="Right column body Char"/>
    <w:basedOn w:val="DefaultParagraphFont"/>
    <w:link w:val="Rightcolumnbody0"/>
    <w:uiPriority w:val="12"/>
    <w:rsid w:val="007E2B4E"/>
    <w:rPr>
      <w:color w:val="auto"/>
      <w:sz w:val="16"/>
      <w:szCs w:val="19"/>
      <w:lang w:val="en-GB"/>
      <w14:numSpacing w14:val="tabular"/>
    </w:rPr>
  </w:style>
  <w:style w:type="table" w:customStyle="1" w:styleId="120BasicTable">
    <w:name w:val="120 Basic Table"/>
    <w:basedOn w:val="BasicTable01Redwood"/>
    <w:uiPriority w:val="99"/>
    <w:rsid w:val="007E2B4E"/>
    <w:pPr>
      <w:spacing w:line="280" w:lineRule="atLeast"/>
    </w:pPr>
    <w:rPr>
      <w:color w:val="auto"/>
      <w:sz w:val="19"/>
      <w:szCs w:val="19"/>
      <w14:numSpacing w14:val="tabular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left w:w="130" w:type="dxa"/>
        <w:bottom w:w="43" w:type="dxa"/>
        <w:right w:w="130" w:type="dxa"/>
      </w:tblCellMar>
    </w:tbl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7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3F6B4B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3F6B4B"/>
          <w:left w:val="single" w:sz="4" w:space="0" w:color="FFFFFF"/>
          <w:bottom w:val="single" w:sz="4" w:space="0" w:color="FFFFFF"/>
          <w:right w:val="single" w:sz="4" w:space="0" w:color="FFFFFF"/>
          <w:insideH w:val="single" w:sz="8" w:space="0" w:color="759C6C" w:themeColor="accent6"/>
          <w:insideV w:val="single" w:sz="4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paragraph" w:customStyle="1" w:styleId="p">
    <w:name w:val="p"/>
    <w:basedOn w:val="Normal"/>
    <w:rsid w:val="00BA609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ph">
    <w:name w:val="ph"/>
    <w:basedOn w:val="DefaultParagraphFont"/>
    <w:rsid w:val="00BA6099"/>
  </w:style>
  <w:style w:type="paragraph" w:styleId="BodyText">
    <w:name w:val="Body Text"/>
    <w:basedOn w:val="Normal"/>
    <w:link w:val="BodyTextChar"/>
    <w:uiPriority w:val="99"/>
    <w:semiHidden/>
    <w:unhideWhenUsed/>
    <w:locked/>
    <w:rsid w:val="00B6512C"/>
    <w:pPr>
      <w:spacing w:line="280" w:lineRule="atLeast"/>
    </w:pPr>
    <w:rPr>
      <w:color w:val="auto"/>
      <w:sz w:val="19"/>
      <w:szCs w:val="19"/>
      <w:lang w:val="en-GB"/>
      <w14:numSpacing w14:val="tabular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6512C"/>
    <w:rPr>
      <w:color w:val="auto"/>
      <w:sz w:val="19"/>
      <w:szCs w:val="19"/>
      <w:lang w:val="en-GB"/>
      <w14:numSpacing w14:val="tabular"/>
    </w:rPr>
  </w:style>
  <w:style w:type="paragraph" w:customStyle="1" w:styleId="Heading3Firstheading0">
    <w:name w:val="Heading 3 – First heading"/>
    <w:basedOn w:val="Normal"/>
    <w:next w:val="Normal"/>
    <w:link w:val="Heading3FirstheadingChar0"/>
    <w:uiPriority w:val="4"/>
    <w:qFormat/>
    <w:rsid w:val="00B6512C"/>
    <w:pPr>
      <w:spacing w:after="80" w:line="280" w:lineRule="atLeast"/>
    </w:pPr>
    <w:rPr>
      <w:rFonts w:ascii="Oracle Sans Extra Bold" w:hAnsi="Oracle Sans Extra Bold"/>
      <w:color w:val="AE562C"/>
      <w:sz w:val="20"/>
      <w:szCs w:val="20"/>
      <w:lang w:val="en-GB"/>
      <w14:numSpacing w14:val="tabular"/>
    </w:rPr>
  </w:style>
  <w:style w:type="character" w:customStyle="1" w:styleId="Heading3FirstheadingChar0">
    <w:name w:val="Heading 3 – First heading Char"/>
    <w:basedOn w:val="Heading3Char"/>
    <w:link w:val="Heading3Firstheading0"/>
    <w:uiPriority w:val="4"/>
    <w:rsid w:val="00B6512C"/>
    <w:rPr>
      <w:rFonts w:ascii="Oracle Sans Extra Bold" w:hAnsi="Oracle Sans Extra Bold"/>
      <w:b w:val="0"/>
      <w:bCs w:val="0"/>
      <w:color w:val="AE562C"/>
      <w:sz w:val="20"/>
      <w:szCs w:val="20"/>
      <w:lang w:val="en-GB"/>
      <w14:numSpacing w14:val="tabular"/>
    </w:rPr>
  </w:style>
  <w:style w:type="table" w:styleId="GridTable4-Accent4">
    <w:name w:val="Grid Table 4 Accent 4"/>
    <w:basedOn w:val="TableNormal"/>
    <w:uiPriority w:val="49"/>
    <w:locked/>
    <w:rsid w:val="00B6512C"/>
    <w:pPr>
      <w:spacing w:after="0"/>
    </w:pPr>
    <w:rPr>
      <w:color w:val="auto"/>
      <w:sz w:val="19"/>
      <w:szCs w:val="19"/>
    </w:rPr>
    <w:tblPr>
      <w:tblStyleRowBandSize w:val="1"/>
      <w:tblStyleColBandSize w:val="1"/>
      <w:tblBorders>
        <w:top w:val="single" w:sz="4" w:space="0" w:color="64BB88" w:themeColor="accent4" w:themeTint="99"/>
        <w:left w:val="single" w:sz="4" w:space="0" w:color="64BB88" w:themeColor="accent4" w:themeTint="99"/>
        <w:bottom w:val="single" w:sz="4" w:space="0" w:color="64BB88" w:themeColor="accent4" w:themeTint="99"/>
        <w:right w:val="single" w:sz="4" w:space="0" w:color="64BB88" w:themeColor="accent4" w:themeTint="99"/>
        <w:insideH w:val="single" w:sz="4" w:space="0" w:color="64BB88" w:themeColor="accent4" w:themeTint="99"/>
        <w:insideV w:val="single" w:sz="4" w:space="0" w:color="64BB88" w:themeColor="accent4" w:themeTint="99"/>
      </w:tblBorders>
    </w:tblPr>
    <w:tblStylePr w:type="firstRow">
      <w:rPr>
        <w:b/>
        <w:bCs/>
        <w:color w:val="FCFBFA" w:themeColor="background1"/>
      </w:rPr>
      <w:tblPr/>
      <w:tcPr>
        <w:tcBorders>
          <w:top w:val="single" w:sz="4" w:space="0" w:color="2B6242" w:themeColor="accent4"/>
          <w:left w:val="single" w:sz="4" w:space="0" w:color="2B6242" w:themeColor="accent4"/>
          <w:bottom w:val="single" w:sz="4" w:space="0" w:color="2B6242" w:themeColor="accent4"/>
          <w:right w:val="single" w:sz="4" w:space="0" w:color="2B6242" w:themeColor="accent4"/>
          <w:insideH w:val="nil"/>
          <w:insideV w:val="nil"/>
        </w:tcBorders>
        <w:shd w:val="clear" w:color="auto" w:fill="2B6242" w:themeFill="accent4"/>
      </w:tcPr>
    </w:tblStylePr>
    <w:tblStylePr w:type="lastRow">
      <w:rPr>
        <w:b/>
        <w:bCs/>
      </w:rPr>
      <w:tblPr/>
      <w:tcPr>
        <w:tcBorders>
          <w:top w:val="double" w:sz="4" w:space="0" w:color="2B62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8D7" w:themeFill="accent4" w:themeFillTint="33"/>
      </w:tcPr>
    </w:tblStylePr>
    <w:tblStylePr w:type="band1Horz">
      <w:tblPr/>
      <w:tcPr>
        <w:shd w:val="clear" w:color="auto" w:fill="CBE8D7" w:themeFill="accent4" w:themeFillTint="33"/>
      </w:tcPr>
    </w:tblStylePr>
  </w:style>
  <w:style w:type="paragraph" w:customStyle="1" w:styleId="TableHeader">
    <w:name w:val="Table Header"/>
    <w:qFormat/>
    <w:rsid w:val="00B6512C"/>
    <w:pPr>
      <w:spacing w:after="0"/>
    </w:pPr>
    <w:rPr>
      <w:rFonts w:ascii="Arial" w:eastAsia="Arial" w:hAnsi="Arial" w:cs="Times New Roman"/>
      <w:b/>
      <w:caps/>
      <w:color w:val="FFFFFF"/>
      <w:sz w:val="15"/>
      <w:szCs w:val="24"/>
    </w:rPr>
  </w:style>
  <w:style w:type="paragraph" w:customStyle="1" w:styleId="TableRowTitle">
    <w:name w:val="Table Row Title"/>
    <w:qFormat/>
    <w:rsid w:val="00B6512C"/>
    <w:pPr>
      <w:spacing w:after="0" w:line="220" w:lineRule="exact"/>
    </w:pPr>
    <w:rPr>
      <w:rFonts w:ascii="Arial" w:eastAsia="Arial" w:hAnsi="Arial" w:cs="Times New Roman"/>
      <w:color w:val="4E5052"/>
      <w:sz w:val="16"/>
      <w:szCs w:val="24"/>
    </w:rPr>
  </w:style>
  <w:style w:type="paragraph" w:customStyle="1" w:styleId="TableBodyBullet">
    <w:name w:val="Table Body Bullet"/>
    <w:qFormat/>
    <w:rsid w:val="00B6512C"/>
    <w:pPr>
      <w:spacing w:after="40" w:line="240" w:lineRule="exact"/>
      <w:ind w:left="360" w:hanging="360"/>
    </w:pPr>
    <w:rPr>
      <w:rFonts w:ascii="Arial" w:eastAsia="Arial" w:hAnsi="Arial" w:cs="Times New Roman"/>
      <w:color w:val="696A6C"/>
      <w:sz w:val="16"/>
      <w:szCs w:val="16"/>
    </w:rPr>
  </w:style>
  <w:style w:type="paragraph" w:styleId="Revision">
    <w:name w:val="Revision"/>
    <w:hidden/>
    <w:uiPriority w:val="99"/>
    <w:semiHidden/>
    <w:rsid w:val="00E02A3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6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jpeg"/><Relationship Id="rId26" Type="http://schemas.openxmlformats.org/officeDocument/2006/relationships/hyperlink" Target="mailto:jyoti.m.shah@oracle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mailto:Barr.bauer@oracle.com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package" Target="embeddings/Microsoft_Excel_Worksheet.xlsx"/><Relationship Id="rId29" Type="http://schemas.openxmlformats.org/officeDocument/2006/relationships/hyperlink" Target="https://www.oracle.com/cloud/storage/block-volumes-faq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yperlink" Target="mailto:lenc@hawaii.edu" TargetMode="External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hyperlink" Target="mailto:aleong@hawaii.edu" TargetMode="External"/><Relationship Id="rId28" Type="http://schemas.openxmlformats.org/officeDocument/2006/relationships/hyperlink" Target="https://www.oracle.com/cloud/compute/virtual-machines.html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7.emf"/><Relationship Id="rId31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22" Type="http://schemas.openxmlformats.org/officeDocument/2006/relationships/package" Target="embeddings/Microsoft_Excel_Worksheet1.xlsx"/><Relationship Id="rId27" Type="http://schemas.openxmlformats.org/officeDocument/2006/relationships/hyperlink" Target="https://www.oracle.com/autonomous-database/what-is-autonomous-database/" TargetMode="External"/><Relationship Id="rId30" Type="http://schemas.openxmlformats.org/officeDocument/2006/relationships/hyperlink" Target="https://www.oracle.com/cloud/storage/object-storage-faq.html" TargetMode="External"/><Relationship Id="rId35" Type="http://schemas.openxmlformats.org/officeDocument/2006/relationships/glossaryDocument" Target="glossary/document.xml"/><Relationship Id="rId8" Type="http://schemas.openxmlformats.org/officeDocument/2006/relationships/image" Target="media/image1.emf"/><Relationship Id="rId37" Type="http://schemas.openxmlformats.org/officeDocument/2006/relationships/image" Target="media/image11.pn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9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BFF1F013E040804DB1E934FBEA48C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B7324-0378-454F-85F6-5EF2FA21A96A}"/>
      </w:docPartPr>
      <w:docPartBody>
        <w:p w:rsidR="00B560E2" w:rsidRDefault="003573AB">
          <w:pPr>
            <w:pStyle w:val="BFF1F013E040804DB1E934FBEA48C3D8"/>
          </w:pPr>
          <w:r>
            <w:t>[</w:t>
          </w:r>
          <w:r w:rsidRPr="001023A7">
            <w:t>Data Sheet Title</w:t>
          </w:r>
          <w:r>
            <w:t>]</w:t>
          </w:r>
        </w:p>
      </w:docPartBody>
    </w:docPart>
    <w:docPart>
      <w:docPartPr>
        <w:name w:val="E1A28D66A162E146AC7AE34FF88E1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9F506-B337-264B-8609-C2D9545E53C6}"/>
      </w:docPartPr>
      <w:docPartBody>
        <w:p w:rsidR="00B560E2" w:rsidRDefault="003573AB">
          <w:pPr>
            <w:pStyle w:val="E1A28D66A162E146AC7AE34FF88E1E47"/>
          </w:pPr>
          <w:r>
            <w:t>[</w:t>
          </w:r>
          <w:r w:rsidRPr="00817548">
            <w:t xml:space="preserve">Statement of </w:t>
          </w:r>
          <w:r>
            <w:t>d</w:t>
          </w:r>
          <w:r w:rsidRPr="00817548">
            <w:t xml:space="preserve">irection Title </w:t>
          </w:r>
          <w:r>
            <w:t>subtitle in sentence case.</w:t>
          </w:r>
          <w:r>
            <w:br/>
            <w:t>This can be up to three lines in length but not more.]</w:t>
          </w:r>
        </w:p>
      </w:docPartBody>
    </w:docPart>
    <w:docPart>
      <w:docPartPr>
        <w:name w:val="7C18DE0428796542A8E1E38481AB5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3EAF13-B757-0443-A5BE-7D7858CEEC1D}"/>
      </w:docPartPr>
      <w:docPartBody>
        <w:p w:rsidR="00B560E2" w:rsidRDefault="003573AB">
          <w:pPr>
            <w:pStyle w:val="7C18DE0428796542A8E1E38481AB5AE6"/>
          </w:pPr>
          <w:r w:rsidRPr="007A3E96">
            <w:t>Dropdown Options</w:t>
          </w:r>
        </w:p>
      </w:docPartBody>
    </w:docPart>
    <w:docPart>
      <w:docPartPr>
        <w:name w:val="B0149AA3E9585F48A85D8D5CE4CD9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99243-E069-C84B-A9C9-4A13DA041204}"/>
      </w:docPartPr>
      <w:docPartBody>
        <w:p w:rsidR="00B560E2" w:rsidRDefault="00273318" w:rsidP="00273318">
          <w:pPr>
            <w:pStyle w:val="B0149AA3E9585F48A85D8D5CE4CD93D9"/>
          </w:pPr>
          <w:r w:rsidRPr="000567D7">
            <w:t>Dropdown Options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Oracle Sans Extra Bold">
    <w:panose1 w:val="020B0803020204020204"/>
    <w:charset w:val="00"/>
    <w:family w:val="swiss"/>
    <w:pitch w:val="variable"/>
    <w:sig w:usb0="A10006EF" w:usb1="400060FB" w:usb2="00000000" w:usb3="00000000" w:csb0="0000001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18"/>
    <w:rsid w:val="0000666D"/>
    <w:rsid w:val="00010244"/>
    <w:rsid w:val="001E0DE3"/>
    <w:rsid w:val="00273318"/>
    <w:rsid w:val="003573AB"/>
    <w:rsid w:val="003D7C4C"/>
    <w:rsid w:val="004465F5"/>
    <w:rsid w:val="004A2EDE"/>
    <w:rsid w:val="004E259E"/>
    <w:rsid w:val="004F53B7"/>
    <w:rsid w:val="004F73F0"/>
    <w:rsid w:val="0054279E"/>
    <w:rsid w:val="006643FD"/>
    <w:rsid w:val="006A73F0"/>
    <w:rsid w:val="00730F7B"/>
    <w:rsid w:val="00763C63"/>
    <w:rsid w:val="00832719"/>
    <w:rsid w:val="008A00D8"/>
    <w:rsid w:val="008A38C3"/>
    <w:rsid w:val="008B68ED"/>
    <w:rsid w:val="00921333"/>
    <w:rsid w:val="0099605F"/>
    <w:rsid w:val="00AE43D1"/>
    <w:rsid w:val="00B560E2"/>
    <w:rsid w:val="00C15A3D"/>
    <w:rsid w:val="00C44E61"/>
    <w:rsid w:val="00CD3A1E"/>
    <w:rsid w:val="00D049DE"/>
    <w:rsid w:val="00D14A68"/>
    <w:rsid w:val="00D9244D"/>
    <w:rsid w:val="00DB4EE3"/>
    <w:rsid w:val="00DC373A"/>
    <w:rsid w:val="00DF0F78"/>
    <w:rsid w:val="00F07E0A"/>
    <w:rsid w:val="00FB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F1F013E040804DB1E934FBEA48C3D8">
    <w:name w:val="BFF1F013E040804DB1E934FBEA48C3D8"/>
  </w:style>
  <w:style w:type="paragraph" w:customStyle="1" w:styleId="E1A28D66A162E146AC7AE34FF88E1E47">
    <w:name w:val="E1A28D66A162E146AC7AE34FF88E1E47"/>
  </w:style>
  <w:style w:type="paragraph" w:customStyle="1" w:styleId="7C18DE0428796542A8E1E38481AB5AE6">
    <w:name w:val="7C18DE0428796542A8E1E38481AB5AE6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0149AA3E9585F48A85D8D5CE4CD93D9">
    <w:name w:val="B0149AA3E9585F48A85D8D5CE4CD93D9"/>
    <w:rsid w:val="002733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racle 1.13 original colors">
      <a:dk1>
        <a:srgbClr val="312D2A"/>
      </a:dk1>
      <a:lt1>
        <a:srgbClr val="FCFBFA"/>
      </a:lt1>
      <a:dk2>
        <a:srgbClr val="312D2A"/>
      </a:dk2>
      <a:lt2>
        <a:srgbClr val="FCFBFA"/>
      </a:lt2>
      <a:accent1>
        <a:srgbClr val="C74634"/>
      </a:accent1>
      <a:accent2>
        <a:srgbClr val="FACD62"/>
      </a:accent2>
      <a:accent3>
        <a:srgbClr val="94AFAF"/>
      </a:accent3>
      <a:accent4>
        <a:srgbClr val="2B6242"/>
      </a:accent4>
      <a:accent5>
        <a:srgbClr val="AE562C"/>
      </a:accent5>
      <a:accent6>
        <a:srgbClr val="759C6C"/>
      </a:accent6>
      <a:hlink>
        <a:srgbClr val="2C5967"/>
      </a:hlink>
      <a:folHlink>
        <a:srgbClr val="2C5967"/>
      </a:folHlink>
    </a:clrScheme>
    <a:fontScheme name="Oracle">
      <a:majorFont>
        <a:latin typeface="Georgia"/>
        <a:ea typeface=""/>
        <a:cs typeface=""/>
      </a:majorFont>
      <a:minorFont>
        <a:latin typeface="Oracl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4B702-E0D1-074A-96D0-B34101B5EF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2210</Words>
  <Characters>12601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Pilot for Department of State — Joint Engagement Plan</dc:title>
  <dc:subject>PeopleSoft Time &amp; Labor AI Pilot</dc:subject>
  <dc:creator>Oracle</dc:creator>
  <cp:keywords/>
  <dc:description/>
  <cp:lastModifiedBy>Nitin Vengurlekar</cp:lastModifiedBy>
  <cp:revision>2</cp:revision>
  <cp:lastPrinted>2020-09-27T04:47:00Z</cp:lastPrinted>
  <dcterms:created xsi:type="dcterms:W3CDTF">2026-07-13T16:36:00Z</dcterms:created>
  <dcterms:modified xsi:type="dcterms:W3CDTF">2026-07-13T16:36:00Z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108570ea,6a1c33f6,3e75cff7,6252208c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50a3c824,f062b79,250a395b,4b26d400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